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5C969E" w14:textId="3EAF8455" w:rsidR="008A4168" w:rsidRDefault="008A4168" w:rsidP="008A4168">
      <w:pPr>
        <w:spacing w:line="480" w:lineRule="auto"/>
      </w:pPr>
      <w:bookmarkStart w:id="0" w:name="_GoBack"/>
      <w:bookmarkEnd w:id="0"/>
      <w:r w:rsidRPr="00692563">
        <w:t xml:space="preserve">Forage </w:t>
      </w:r>
      <w:r w:rsidR="002D7272" w:rsidRPr="00692563">
        <w:t xml:space="preserve">Quantity and </w:t>
      </w:r>
      <w:r w:rsidR="00A031A5" w:rsidRPr="00692563">
        <w:t xml:space="preserve">Protein </w:t>
      </w:r>
      <w:r w:rsidRPr="00692563">
        <w:t xml:space="preserve">Concentration Changes Across a Forest-Savanna </w:t>
      </w:r>
      <w:r w:rsidR="00C16DCE" w:rsidRPr="00692563">
        <w:t>G</w:t>
      </w:r>
      <w:r w:rsidRPr="00692563">
        <w:t>radient with Management Implications for White-Tailed Deer</w:t>
      </w:r>
    </w:p>
    <w:p w14:paraId="6E748A44" w14:textId="77777777" w:rsidR="00692563" w:rsidRPr="00692563" w:rsidRDefault="00692563" w:rsidP="008A4168">
      <w:pPr>
        <w:spacing w:line="480" w:lineRule="auto"/>
      </w:pPr>
    </w:p>
    <w:p w14:paraId="63EDC257" w14:textId="47D74531" w:rsidR="00692563" w:rsidRPr="00692563" w:rsidRDefault="00A41C12" w:rsidP="00692563">
      <w:pPr>
        <w:spacing w:line="480" w:lineRule="auto"/>
        <w:rPr>
          <w:b/>
          <w:color w:val="000000" w:themeColor="text1"/>
        </w:rPr>
      </w:pPr>
      <w:r>
        <w:rPr>
          <w:b/>
        </w:rPr>
        <w:t>Caleb</w:t>
      </w:r>
      <w:r w:rsidR="008A4168" w:rsidRPr="00692563">
        <w:rPr>
          <w:b/>
        </w:rPr>
        <w:t xml:space="preserve"> M. </w:t>
      </w:r>
      <w:proofErr w:type="spellStart"/>
      <w:r w:rsidR="008A4168" w:rsidRPr="00692563">
        <w:rPr>
          <w:b/>
          <w:color w:val="000000" w:themeColor="text1"/>
        </w:rPr>
        <w:t>M</w:t>
      </w:r>
      <w:r w:rsidR="00CB20C3" w:rsidRPr="00692563">
        <w:rPr>
          <w:b/>
          <w:color w:val="000000" w:themeColor="text1"/>
        </w:rPr>
        <w:t>cKinney</w:t>
      </w:r>
      <w:r w:rsidR="00692563" w:rsidRPr="00692563">
        <w:rPr>
          <w:b/>
          <w:color w:val="000000" w:themeColor="text1"/>
          <w:vertAlign w:val="superscript"/>
        </w:rPr>
        <w:t>a</w:t>
      </w:r>
      <w:proofErr w:type="spellEnd"/>
      <w:r w:rsidR="00692563" w:rsidRPr="00692563">
        <w:rPr>
          <w:b/>
          <w:color w:val="000000" w:themeColor="text1"/>
        </w:rPr>
        <w:t xml:space="preserve">*, </w:t>
      </w:r>
      <w:r>
        <w:rPr>
          <w:b/>
          <w:color w:val="000000" w:themeColor="text1"/>
        </w:rPr>
        <w:t xml:space="preserve">Ronald </w:t>
      </w:r>
      <w:r w:rsidR="00D10747" w:rsidRPr="00692563">
        <w:rPr>
          <w:b/>
          <w:color w:val="000000" w:themeColor="text1"/>
        </w:rPr>
        <w:t xml:space="preserve">E. </w:t>
      </w:r>
      <w:proofErr w:type="spellStart"/>
      <w:r w:rsidR="00D10747" w:rsidRPr="00692563">
        <w:rPr>
          <w:b/>
          <w:color w:val="000000" w:themeColor="text1"/>
        </w:rPr>
        <w:t>M</w:t>
      </w:r>
      <w:r w:rsidR="00CB20C3" w:rsidRPr="00692563">
        <w:rPr>
          <w:b/>
          <w:color w:val="000000" w:themeColor="text1"/>
        </w:rPr>
        <w:t>asters</w:t>
      </w:r>
      <w:r w:rsidR="00692563" w:rsidRPr="00692563">
        <w:rPr>
          <w:b/>
          <w:color w:val="000000" w:themeColor="text1"/>
          <w:vertAlign w:val="superscript"/>
        </w:rPr>
        <w:t>b</w:t>
      </w:r>
      <w:proofErr w:type="spellEnd"/>
      <w:r w:rsidR="00692563" w:rsidRPr="00692563">
        <w:rPr>
          <w:b/>
          <w:color w:val="000000" w:themeColor="text1"/>
        </w:rPr>
        <w:t xml:space="preserve">, </w:t>
      </w:r>
      <w:r>
        <w:rPr>
          <w:b/>
          <w:color w:val="000000" w:themeColor="text1"/>
        </w:rPr>
        <w:t>Arjun</w:t>
      </w:r>
      <w:r w:rsidR="00692563" w:rsidRPr="00692563">
        <w:rPr>
          <w:b/>
          <w:color w:val="000000" w:themeColor="text1"/>
        </w:rPr>
        <w:t xml:space="preserve"> </w:t>
      </w:r>
      <w:proofErr w:type="spellStart"/>
      <w:r w:rsidR="008A4168" w:rsidRPr="00692563">
        <w:rPr>
          <w:b/>
          <w:color w:val="000000" w:themeColor="text1"/>
        </w:rPr>
        <w:t>A</w:t>
      </w:r>
      <w:r w:rsidR="00CB20C3" w:rsidRPr="00692563">
        <w:rPr>
          <w:b/>
          <w:color w:val="000000" w:themeColor="text1"/>
        </w:rPr>
        <w:t>dhikari</w:t>
      </w:r>
      <w:r w:rsidR="00692563" w:rsidRPr="00692563">
        <w:rPr>
          <w:b/>
          <w:color w:val="000000" w:themeColor="text1"/>
          <w:vertAlign w:val="superscript"/>
        </w:rPr>
        <w:t>a</w:t>
      </w:r>
      <w:proofErr w:type="spellEnd"/>
      <w:r w:rsidR="00692563" w:rsidRPr="00692563">
        <w:rPr>
          <w:b/>
          <w:color w:val="000000" w:themeColor="text1"/>
        </w:rPr>
        <w:t xml:space="preserve">, </w:t>
      </w:r>
      <w:proofErr w:type="spellStart"/>
      <w:r>
        <w:rPr>
          <w:b/>
          <w:color w:val="000000" w:themeColor="text1"/>
        </w:rPr>
        <w:t>Bijesh</w:t>
      </w:r>
      <w:proofErr w:type="spellEnd"/>
      <w:r w:rsidR="00692563" w:rsidRPr="00692563">
        <w:rPr>
          <w:b/>
          <w:color w:val="000000" w:themeColor="text1"/>
        </w:rPr>
        <w:t xml:space="preserve"> </w:t>
      </w:r>
      <w:proofErr w:type="spellStart"/>
      <w:r w:rsidR="00104FE6" w:rsidRPr="00692563">
        <w:rPr>
          <w:b/>
          <w:color w:val="000000" w:themeColor="text1"/>
        </w:rPr>
        <w:t>M</w:t>
      </w:r>
      <w:r w:rsidR="00CB20C3" w:rsidRPr="00692563">
        <w:rPr>
          <w:b/>
          <w:color w:val="000000" w:themeColor="text1"/>
        </w:rPr>
        <w:t>ishra</w:t>
      </w:r>
      <w:r w:rsidR="00692563" w:rsidRPr="00692563">
        <w:rPr>
          <w:b/>
          <w:color w:val="000000" w:themeColor="text1"/>
          <w:vertAlign w:val="superscript"/>
        </w:rPr>
        <w:t>a</w:t>
      </w:r>
      <w:proofErr w:type="spellEnd"/>
      <w:r w:rsidRPr="0074022B">
        <w:rPr>
          <w:b/>
          <w:color w:val="000000" w:themeColor="text1"/>
        </w:rPr>
        <w:t>,</w:t>
      </w:r>
      <w:r w:rsidR="00692563" w:rsidRPr="00692563">
        <w:rPr>
          <w:b/>
          <w:color w:val="000000" w:themeColor="text1"/>
        </w:rPr>
        <w:t xml:space="preserve"> </w:t>
      </w:r>
      <w:r w:rsidR="00104FE6" w:rsidRPr="00692563">
        <w:rPr>
          <w:b/>
          <w:color w:val="000000" w:themeColor="text1"/>
        </w:rPr>
        <w:t>O</w:t>
      </w:r>
      <w:r>
        <w:rPr>
          <w:b/>
          <w:color w:val="000000" w:themeColor="text1"/>
        </w:rPr>
        <w:t>mkar</w:t>
      </w:r>
      <w:r w:rsidR="00692563" w:rsidRPr="00692563">
        <w:rPr>
          <w:b/>
          <w:color w:val="000000" w:themeColor="text1"/>
        </w:rPr>
        <w:t xml:space="preserve"> </w:t>
      </w:r>
      <w:proofErr w:type="spellStart"/>
      <w:r w:rsidR="00104FE6" w:rsidRPr="00692563">
        <w:rPr>
          <w:b/>
          <w:color w:val="000000" w:themeColor="text1"/>
        </w:rPr>
        <w:t>J</w:t>
      </w:r>
      <w:r w:rsidR="00CB20C3" w:rsidRPr="00692563">
        <w:rPr>
          <w:b/>
          <w:color w:val="000000" w:themeColor="text1"/>
        </w:rPr>
        <w:t>oshi</w:t>
      </w:r>
      <w:r w:rsidR="00692563" w:rsidRPr="00692563">
        <w:rPr>
          <w:b/>
          <w:color w:val="000000" w:themeColor="text1"/>
          <w:vertAlign w:val="superscript"/>
        </w:rPr>
        <w:t>a</w:t>
      </w:r>
      <w:proofErr w:type="spellEnd"/>
      <w:r w:rsidR="00692563" w:rsidRPr="00692563">
        <w:rPr>
          <w:b/>
          <w:color w:val="000000" w:themeColor="text1"/>
        </w:rPr>
        <w:t xml:space="preserve">, </w:t>
      </w:r>
      <w:r>
        <w:rPr>
          <w:b/>
          <w:color w:val="000000" w:themeColor="text1"/>
        </w:rPr>
        <w:t>Chris</w:t>
      </w:r>
      <w:r w:rsidR="00D10747" w:rsidRPr="00692563">
        <w:rPr>
          <w:b/>
          <w:color w:val="000000" w:themeColor="text1"/>
        </w:rPr>
        <w:t xml:space="preserve"> B. </w:t>
      </w:r>
      <w:proofErr w:type="spellStart"/>
      <w:r w:rsidR="00D10747" w:rsidRPr="00692563">
        <w:rPr>
          <w:b/>
          <w:color w:val="000000" w:themeColor="text1"/>
        </w:rPr>
        <w:t>Z</w:t>
      </w:r>
      <w:r w:rsidR="00CB20C3" w:rsidRPr="00692563">
        <w:rPr>
          <w:b/>
          <w:color w:val="000000" w:themeColor="text1"/>
        </w:rPr>
        <w:t>ou</w:t>
      </w:r>
      <w:r w:rsidR="00692563" w:rsidRPr="00692563">
        <w:rPr>
          <w:b/>
          <w:color w:val="000000" w:themeColor="text1"/>
          <w:vertAlign w:val="superscript"/>
        </w:rPr>
        <w:t>a</w:t>
      </w:r>
      <w:proofErr w:type="spellEnd"/>
      <w:r w:rsidR="00692563" w:rsidRPr="0074022B">
        <w:rPr>
          <w:b/>
          <w:color w:val="000000" w:themeColor="text1"/>
        </w:rPr>
        <w:t>,</w:t>
      </w:r>
      <w:r w:rsidR="00692563" w:rsidRPr="00692563">
        <w:rPr>
          <w:b/>
          <w:color w:val="000000" w:themeColor="text1"/>
        </w:rPr>
        <w:t xml:space="preserve"> </w:t>
      </w:r>
      <w:r>
        <w:rPr>
          <w:b/>
          <w:color w:val="000000" w:themeColor="text1"/>
        </w:rPr>
        <w:t>Rodney</w:t>
      </w:r>
      <w:r w:rsidR="004A39C0" w:rsidRPr="00692563">
        <w:rPr>
          <w:b/>
          <w:color w:val="000000" w:themeColor="text1"/>
        </w:rPr>
        <w:t xml:space="preserve"> E. W</w:t>
      </w:r>
      <w:r w:rsidR="00CB20C3" w:rsidRPr="00692563">
        <w:rPr>
          <w:b/>
          <w:color w:val="000000" w:themeColor="text1"/>
        </w:rPr>
        <w:t>ill</w:t>
      </w:r>
      <w:r w:rsidR="00692563" w:rsidRPr="00692563">
        <w:rPr>
          <w:b/>
          <w:color w:val="000000" w:themeColor="text1"/>
          <w:vertAlign w:val="superscript"/>
        </w:rPr>
        <w:t>a</w:t>
      </w:r>
    </w:p>
    <w:p w14:paraId="7694A644" w14:textId="63B70024" w:rsidR="00692563" w:rsidRDefault="00692563" w:rsidP="00692563">
      <w:pPr>
        <w:pStyle w:val="NoSpacing"/>
        <w:spacing w:line="480" w:lineRule="auto"/>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r>
        <w:rPr>
          <w:rFonts w:ascii="Times New Roman" w:hAnsi="Times New Roman" w:cs="Times New Roman"/>
          <w:sz w:val="24"/>
          <w:szCs w:val="24"/>
        </w:rPr>
        <w:t>Department</w:t>
      </w:r>
      <w:proofErr w:type="spellEnd"/>
      <w:r>
        <w:rPr>
          <w:rFonts w:ascii="Times New Roman" w:hAnsi="Times New Roman" w:cs="Times New Roman"/>
          <w:sz w:val="24"/>
          <w:szCs w:val="24"/>
        </w:rPr>
        <w:t xml:space="preserve"> of Natural Resources Ecology and Management, 008C Agricultural Hall, Oklahoma State University, Stillwater, OK 74078, USA</w:t>
      </w:r>
    </w:p>
    <w:p w14:paraId="3D6D7366" w14:textId="0281C92E" w:rsidR="00692563" w:rsidRPr="00CB20C3" w:rsidRDefault="00692563" w:rsidP="00692563">
      <w:pPr>
        <w:spacing w:line="480" w:lineRule="auto"/>
        <w:rPr>
          <w:b/>
          <w:color w:val="000000" w:themeColor="text1"/>
        </w:rPr>
      </w:pPr>
      <w:proofErr w:type="spellStart"/>
      <w:r>
        <w:rPr>
          <w:color w:val="000000" w:themeColor="text1"/>
          <w:vertAlign w:val="superscript"/>
        </w:rPr>
        <w:t>b</w:t>
      </w:r>
      <w:r w:rsidRPr="00CB20C3">
        <w:rPr>
          <w:color w:val="000000" w:themeColor="text1"/>
        </w:rPr>
        <w:t>College</w:t>
      </w:r>
      <w:proofErr w:type="spellEnd"/>
      <w:r w:rsidRPr="00CB20C3">
        <w:rPr>
          <w:color w:val="000000" w:themeColor="text1"/>
        </w:rPr>
        <w:t xml:space="preserve"> of Natural Resources, University of Wisconsin-Stevens Point, Stevens Point,</w:t>
      </w:r>
      <w:r>
        <w:rPr>
          <w:color w:val="000000" w:themeColor="text1"/>
        </w:rPr>
        <w:t xml:space="preserve"> </w:t>
      </w:r>
      <w:r w:rsidRPr="00CB20C3">
        <w:rPr>
          <w:color w:val="000000" w:themeColor="text1"/>
        </w:rPr>
        <w:t>WI 54481, USA</w:t>
      </w:r>
    </w:p>
    <w:p w14:paraId="7E8D53AB" w14:textId="77777777" w:rsidR="00692563" w:rsidRDefault="00692563" w:rsidP="00692563">
      <w:pPr>
        <w:pStyle w:val="NoSpacing"/>
        <w:spacing w:line="480" w:lineRule="auto"/>
        <w:rPr>
          <w:rFonts w:ascii="Times New Roman" w:hAnsi="Times New Roman" w:cs="Times New Roman"/>
          <w:sz w:val="24"/>
          <w:szCs w:val="24"/>
        </w:rPr>
      </w:pPr>
    </w:p>
    <w:p w14:paraId="7635B0A1" w14:textId="77777777" w:rsidR="00692563" w:rsidRPr="00CB20C3" w:rsidRDefault="00692563" w:rsidP="00692563">
      <w:pPr>
        <w:spacing w:line="480" w:lineRule="auto"/>
        <w:ind w:left="720" w:hanging="720"/>
        <w:rPr>
          <w:color w:val="000000" w:themeColor="text1"/>
        </w:rPr>
      </w:pPr>
    </w:p>
    <w:p w14:paraId="6F7947FD" w14:textId="5D49ABA1" w:rsidR="00CB20C3" w:rsidRDefault="00692563" w:rsidP="00CB20C3">
      <w:pPr>
        <w:spacing w:line="480" w:lineRule="auto"/>
      </w:pPr>
      <w:r>
        <w:t>*Corresponding a</w:t>
      </w:r>
      <w:r w:rsidRPr="00CF5076">
        <w:t>uthor</w:t>
      </w:r>
    </w:p>
    <w:p w14:paraId="245689BB" w14:textId="3CF7FD86" w:rsidR="00692563" w:rsidRDefault="00692563" w:rsidP="00692563">
      <w:pPr>
        <w:spacing w:before="240" w:line="480" w:lineRule="auto"/>
        <w:ind w:left="284" w:hanging="284"/>
      </w:pPr>
      <w:r>
        <w:t>E-mail address: caleb.mckinney@students.tamuk.edu</w:t>
      </w:r>
      <w:r w:rsidRPr="00CF5076">
        <w:t xml:space="preserve"> </w:t>
      </w:r>
      <w:r>
        <w:t>(C.M</w:t>
      </w:r>
      <w:r w:rsidR="000368D9">
        <w:t>.</w:t>
      </w:r>
      <w:r>
        <w:t xml:space="preserve"> </w:t>
      </w:r>
      <w:proofErr w:type="spellStart"/>
      <w:r>
        <w:t>Mckinney</w:t>
      </w:r>
      <w:proofErr w:type="spellEnd"/>
      <w:r>
        <w:t>).</w:t>
      </w:r>
    </w:p>
    <w:p w14:paraId="6E4A1C52" w14:textId="77777777" w:rsidR="00692563" w:rsidRDefault="00692563" w:rsidP="00CB20C3">
      <w:pPr>
        <w:spacing w:line="480" w:lineRule="auto"/>
        <w:rPr>
          <w:color w:val="000000" w:themeColor="text1"/>
        </w:rPr>
      </w:pPr>
    </w:p>
    <w:p w14:paraId="7523793E" w14:textId="77777777" w:rsidR="00692563" w:rsidRDefault="00692563" w:rsidP="00454169">
      <w:pPr>
        <w:pStyle w:val="Title"/>
        <w:spacing w:line="480" w:lineRule="auto"/>
        <w:jc w:val="left"/>
        <w:rPr>
          <w:b/>
        </w:rPr>
      </w:pPr>
    </w:p>
    <w:p w14:paraId="7E53441F" w14:textId="77777777" w:rsidR="00692563" w:rsidRDefault="00692563" w:rsidP="00454169">
      <w:pPr>
        <w:pStyle w:val="Title"/>
        <w:spacing w:line="480" w:lineRule="auto"/>
        <w:jc w:val="left"/>
        <w:rPr>
          <w:b/>
        </w:rPr>
      </w:pPr>
    </w:p>
    <w:p w14:paraId="21B20596" w14:textId="77777777" w:rsidR="00692563" w:rsidRDefault="00692563" w:rsidP="00454169">
      <w:pPr>
        <w:pStyle w:val="Title"/>
        <w:spacing w:line="480" w:lineRule="auto"/>
        <w:jc w:val="left"/>
        <w:rPr>
          <w:b/>
        </w:rPr>
      </w:pPr>
    </w:p>
    <w:p w14:paraId="0BD368D1" w14:textId="77777777" w:rsidR="00692563" w:rsidRDefault="00692563" w:rsidP="00454169">
      <w:pPr>
        <w:pStyle w:val="Title"/>
        <w:spacing w:line="480" w:lineRule="auto"/>
        <w:jc w:val="left"/>
        <w:rPr>
          <w:b/>
        </w:rPr>
      </w:pPr>
    </w:p>
    <w:p w14:paraId="218EC22A" w14:textId="77777777" w:rsidR="00692563" w:rsidRDefault="00692563" w:rsidP="00454169">
      <w:pPr>
        <w:pStyle w:val="Title"/>
        <w:spacing w:line="480" w:lineRule="auto"/>
        <w:jc w:val="left"/>
        <w:rPr>
          <w:b/>
        </w:rPr>
      </w:pPr>
    </w:p>
    <w:p w14:paraId="0399C6F2" w14:textId="77777777" w:rsidR="00692563" w:rsidRDefault="00692563" w:rsidP="00454169">
      <w:pPr>
        <w:pStyle w:val="Title"/>
        <w:spacing w:line="480" w:lineRule="auto"/>
        <w:jc w:val="left"/>
        <w:rPr>
          <w:b/>
        </w:rPr>
      </w:pPr>
    </w:p>
    <w:p w14:paraId="657F5A6E" w14:textId="77777777" w:rsidR="00692563" w:rsidRDefault="00692563" w:rsidP="00454169">
      <w:pPr>
        <w:pStyle w:val="Title"/>
        <w:spacing w:line="480" w:lineRule="auto"/>
        <w:jc w:val="left"/>
        <w:rPr>
          <w:b/>
        </w:rPr>
      </w:pPr>
    </w:p>
    <w:p w14:paraId="66B3A99D" w14:textId="77777777" w:rsidR="00692563" w:rsidRDefault="00692563" w:rsidP="00454169">
      <w:pPr>
        <w:pStyle w:val="Title"/>
        <w:spacing w:line="480" w:lineRule="auto"/>
        <w:jc w:val="left"/>
        <w:rPr>
          <w:b/>
        </w:rPr>
      </w:pPr>
    </w:p>
    <w:p w14:paraId="2EDDAD8B" w14:textId="77777777" w:rsidR="00692563" w:rsidRDefault="00692563" w:rsidP="00454169">
      <w:pPr>
        <w:pStyle w:val="Title"/>
        <w:spacing w:line="480" w:lineRule="auto"/>
        <w:jc w:val="left"/>
        <w:rPr>
          <w:b/>
        </w:rPr>
      </w:pPr>
    </w:p>
    <w:p w14:paraId="7C76A71D" w14:textId="505408A7" w:rsidR="00446CAA" w:rsidRDefault="00412DA3" w:rsidP="00446CAA">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Highlights</w:t>
      </w:r>
      <w:r w:rsidR="002D158D" w:rsidDel="002D158D">
        <w:rPr>
          <w:rFonts w:ascii="Times New Roman" w:hAnsi="Times New Roman" w:cs="Times New Roman"/>
          <w:b/>
          <w:sz w:val="24"/>
          <w:szCs w:val="24"/>
        </w:rPr>
        <w:t xml:space="preserve"> </w:t>
      </w:r>
    </w:p>
    <w:p w14:paraId="205CD8C0" w14:textId="2E154F14" w:rsidR="00412DA3" w:rsidRDefault="00412DA3"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Forest thinning and prescribed fire i</w:t>
      </w:r>
      <w:r w:rsidR="002D158D">
        <w:rPr>
          <w:rFonts w:ascii="Times New Roman" w:hAnsi="Times New Roman" w:cs="Times New Roman"/>
          <w:b/>
          <w:sz w:val="24"/>
          <w:szCs w:val="24"/>
        </w:rPr>
        <w:t xml:space="preserve">ncrease </w:t>
      </w:r>
      <w:r>
        <w:rPr>
          <w:rFonts w:ascii="Times New Roman" w:hAnsi="Times New Roman" w:cs="Times New Roman"/>
          <w:b/>
          <w:sz w:val="24"/>
          <w:szCs w:val="24"/>
        </w:rPr>
        <w:t>the production of understory plants</w:t>
      </w:r>
    </w:p>
    <w:p w14:paraId="59BAF0F6" w14:textId="07E38DEA" w:rsidR="002D158D" w:rsidRDefault="002D158D"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 xml:space="preserve"> Forage crude protein concentration decreases with increased fire frequency</w:t>
      </w:r>
    </w:p>
    <w:p w14:paraId="3D7AF864" w14:textId="5BF6EC65" w:rsidR="002D158D" w:rsidRDefault="002D158D"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 xml:space="preserve"> A fire return interval of 3-years or less required to maintain savanna conditions</w:t>
      </w:r>
    </w:p>
    <w:p w14:paraId="3D5A712A" w14:textId="4F4F28E1" w:rsidR="00412DA3" w:rsidRDefault="00412DA3" w:rsidP="00412DA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sym w:font="Wingdings" w:char="F09F"/>
      </w:r>
      <w:r>
        <w:rPr>
          <w:rFonts w:ascii="Times New Roman" w:hAnsi="Times New Roman" w:cs="Times New Roman"/>
          <w:b/>
          <w:sz w:val="24"/>
          <w:szCs w:val="24"/>
        </w:rPr>
        <w:t>The effects of forest management on deer forage are greatest when deer are most in need of nutrient rich forages</w:t>
      </w:r>
    </w:p>
    <w:p w14:paraId="6B81A678" w14:textId="77777777" w:rsidR="00446CAA" w:rsidRDefault="00446CAA" w:rsidP="00454169">
      <w:pPr>
        <w:pStyle w:val="Title"/>
        <w:spacing w:line="480" w:lineRule="auto"/>
        <w:jc w:val="left"/>
        <w:rPr>
          <w:b/>
        </w:rPr>
      </w:pPr>
    </w:p>
    <w:p w14:paraId="0283D3F7" w14:textId="76E3727C" w:rsidR="00454169" w:rsidRPr="00D30375" w:rsidRDefault="008A4168" w:rsidP="00454169">
      <w:pPr>
        <w:pStyle w:val="Title"/>
        <w:spacing w:line="480" w:lineRule="auto"/>
        <w:jc w:val="left"/>
      </w:pPr>
      <w:r w:rsidRPr="008A4168">
        <w:rPr>
          <w:b/>
        </w:rPr>
        <w:t>ABSTRACT</w:t>
      </w:r>
      <w:r w:rsidR="00454169">
        <w:rPr>
          <w:b/>
        </w:rPr>
        <w:t xml:space="preserve"> </w:t>
      </w:r>
      <w:r w:rsidR="00454169" w:rsidRPr="00454169">
        <w:t>White-tailed deer (</w:t>
      </w:r>
      <w:r w:rsidR="00454169" w:rsidRPr="00454169">
        <w:rPr>
          <w:i/>
          <w:iCs/>
        </w:rPr>
        <w:t xml:space="preserve">Odocoileus </w:t>
      </w:r>
      <w:r w:rsidR="00350D10">
        <w:rPr>
          <w:i/>
          <w:iCs/>
        </w:rPr>
        <w:t>virginianus</w:t>
      </w:r>
      <w:r w:rsidR="00D02A46">
        <w:rPr>
          <w:iCs/>
        </w:rPr>
        <w:t>)</w:t>
      </w:r>
      <w:r w:rsidR="00350D10">
        <w:rPr>
          <w:i/>
          <w:iCs/>
        </w:rPr>
        <w:t xml:space="preserve"> </w:t>
      </w:r>
      <w:r w:rsidR="00A155C5">
        <w:t>hunting</w:t>
      </w:r>
      <w:r w:rsidR="007472A4">
        <w:t xml:space="preserve"> is an important economic </w:t>
      </w:r>
      <w:r w:rsidR="00A031A5">
        <w:t>activity</w:t>
      </w:r>
      <w:r w:rsidR="00A031A5" w:rsidRPr="00454169">
        <w:t xml:space="preserve"> </w:t>
      </w:r>
      <w:r w:rsidR="004D1804">
        <w:t>associated with</w:t>
      </w:r>
      <w:r w:rsidR="004D1804" w:rsidRPr="00454169">
        <w:t xml:space="preserve"> </w:t>
      </w:r>
      <w:r w:rsidR="00F62E87">
        <w:t xml:space="preserve">the </w:t>
      </w:r>
      <w:r w:rsidR="00454169" w:rsidRPr="00454169">
        <w:t xml:space="preserve">management of </w:t>
      </w:r>
      <w:r w:rsidR="002D7272">
        <w:t xml:space="preserve">forests and rangelands </w:t>
      </w:r>
      <w:r w:rsidR="00454169" w:rsidRPr="00454169">
        <w:t>in the USA</w:t>
      </w:r>
      <w:r w:rsidR="00D76C9D">
        <w:t>,</w:t>
      </w:r>
      <w:r w:rsidR="00454169" w:rsidRPr="00454169">
        <w:t xml:space="preserve"> with over </w:t>
      </w:r>
      <w:ins w:id="1" w:author="Author">
        <w:r w:rsidR="00A41C12">
          <w:t>$</w:t>
        </w:r>
      </w:ins>
      <w:r w:rsidR="00166A60">
        <w:t>12.9</w:t>
      </w:r>
      <w:r w:rsidR="00454169" w:rsidRPr="00454169">
        <w:t xml:space="preserve"> billion dollars of </w:t>
      </w:r>
      <w:r w:rsidR="00A031A5">
        <w:t xml:space="preserve">related </w:t>
      </w:r>
      <w:r w:rsidR="00053D2F">
        <w:t xml:space="preserve">annual </w:t>
      </w:r>
      <w:r w:rsidR="00454169" w:rsidRPr="00454169">
        <w:t xml:space="preserve">expenditures. </w:t>
      </w:r>
      <w:r w:rsidR="002D7272">
        <w:t>R</w:t>
      </w:r>
      <w:r w:rsidR="004D1804">
        <w:t xml:space="preserve">educing tree cover through thinning </w:t>
      </w:r>
      <w:r w:rsidR="002D7272">
        <w:t xml:space="preserve">and prescribed fire </w:t>
      </w:r>
      <w:r w:rsidR="004D1804">
        <w:t xml:space="preserve">both have </w:t>
      </w:r>
      <w:r w:rsidR="00D76C9D">
        <w:t xml:space="preserve">the </w:t>
      </w:r>
      <w:r w:rsidR="004D1804">
        <w:t>potential to increase the quantity and quality of deer forage.</w:t>
      </w:r>
      <w:r w:rsidR="00CA1646">
        <w:t xml:space="preserve"> We</w:t>
      </w:r>
      <w:r w:rsidR="00454169" w:rsidRPr="00454169">
        <w:t xml:space="preserve"> evaluate</w:t>
      </w:r>
      <w:r w:rsidR="00CA1646">
        <w:t>d</w:t>
      </w:r>
      <w:r w:rsidR="00454169" w:rsidRPr="00454169">
        <w:t xml:space="preserve"> the long-term impacts of</w:t>
      </w:r>
      <w:r w:rsidR="009522A0">
        <w:t xml:space="preserve"> eight</w:t>
      </w:r>
      <w:r w:rsidR="00454169" w:rsidRPr="00454169">
        <w:t xml:space="preserve"> different combinations of fire return intervals and tree harvest on </w:t>
      </w:r>
      <w:del w:id="2" w:author="Author">
        <w:r w:rsidR="00454169" w:rsidRPr="00454169" w:rsidDel="00A41C12">
          <w:delText>three major aspects of deer forage</w:delText>
        </w:r>
        <w:r w:rsidR="00F62F43" w:rsidDel="00A41C12">
          <w:delText xml:space="preserve"> </w:delText>
        </w:r>
        <w:r w:rsidR="00D76C9D" w:rsidDel="00A41C12">
          <w:delText>–</w:delText>
        </w:r>
        <w:r w:rsidR="00454169" w:rsidRPr="00454169" w:rsidDel="00A41C12">
          <w:delText xml:space="preserve"> </w:delText>
        </w:r>
      </w:del>
      <w:r w:rsidR="00454169" w:rsidRPr="00454169">
        <w:t>forage productivity</w:t>
      </w:r>
      <w:del w:id="3" w:author="Author">
        <w:r w:rsidR="00454169" w:rsidRPr="00454169" w:rsidDel="00A41C12">
          <w:delText>, timing of forage availability,</w:delText>
        </w:r>
      </w:del>
      <w:r w:rsidR="00454169" w:rsidRPr="00454169">
        <w:t xml:space="preserve"> and </w:t>
      </w:r>
      <w:r w:rsidR="004D1804">
        <w:t>protein content</w:t>
      </w:r>
      <w:r w:rsidR="00454169" w:rsidRPr="00454169">
        <w:t xml:space="preserve"> of </w:t>
      </w:r>
      <w:r w:rsidR="00594CE4">
        <w:t xml:space="preserve">the </w:t>
      </w:r>
      <w:r w:rsidR="00454169" w:rsidRPr="00454169">
        <w:t xml:space="preserve">forage. </w:t>
      </w:r>
      <w:r w:rsidR="00577A0D">
        <w:t xml:space="preserve">Based on management regime, study units ranged from </w:t>
      </w:r>
      <w:r w:rsidR="000F6BCE">
        <w:t xml:space="preserve">savanna </w:t>
      </w:r>
      <w:r w:rsidR="00577A0D">
        <w:t>to closed-canopy forest. A</w:t>
      </w:r>
      <w:r w:rsidR="00454169" w:rsidRPr="00454169">
        <w:t xml:space="preserve">boveground net primary production (ANPP) of six functional groups (grass, panicum, forb, legume, woody, sedge) </w:t>
      </w:r>
      <w:r w:rsidR="00577A0D">
        <w:t xml:space="preserve">of understory vegetation </w:t>
      </w:r>
      <w:r w:rsidR="00454169" w:rsidRPr="00454169">
        <w:t>was measured in October 2019 and 2020</w:t>
      </w:r>
      <w:r w:rsidR="009522A0">
        <w:t xml:space="preserve"> using destructive sampling</w:t>
      </w:r>
      <w:r w:rsidR="00454169" w:rsidRPr="00454169">
        <w:t xml:space="preserve">. </w:t>
      </w:r>
      <w:del w:id="4" w:author="Author">
        <w:r w:rsidR="00454169" w:rsidRPr="00454169" w:rsidDel="00A41C12">
          <w:delText xml:space="preserve">Percent cover of vegetation functional groups was measured monthly </w:delText>
        </w:r>
        <w:r w:rsidR="00594CE4" w:rsidDel="00A41C12">
          <w:delText xml:space="preserve">from </w:delText>
        </w:r>
        <w:r w:rsidR="00454169" w:rsidRPr="00454169" w:rsidDel="00A41C12">
          <w:delText xml:space="preserve">March through October 2019 and 2020. </w:delText>
        </w:r>
      </w:del>
      <w:r w:rsidR="007D327B">
        <w:rPr>
          <w:rFonts w:hint="eastAsia"/>
          <w:lang w:eastAsia="zh-CN"/>
        </w:rPr>
        <w:t>Samples</w:t>
      </w:r>
      <w:r w:rsidR="007D327B">
        <w:rPr>
          <w:lang w:eastAsia="zh-CN"/>
        </w:rPr>
        <w:t xml:space="preserve"> for f</w:t>
      </w:r>
      <w:r w:rsidR="00454169" w:rsidRPr="00454169">
        <w:t>oliar crude protein (CP) concentration w</w:t>
      </w:r>
      <w:r w:rsidR="007D327B">
        <w:t xml:space="preserve">ere collected </w:t>
      </w:r>
      <w:r w:rsidR="00454169" w:rsidRPr="00454169">
        <w:t xml:space="preserve">in spring, summer, and fall of 2020. Total </w:t>
      </w:r>
      <w:r w:rsidR="004D1804">
        <w:t xml:space="preserve">understory </w:t>
      </w:r>
      <w:r w:rsidR="00454169" w:rsidRPr="00454169">
        <w:t xml:space="preserve">ANPP </w:t>
      </w:r>
      <w:r w:rsidR="002B22FD">
        <w:t xml:space="preserve">ranged from </w:t>
      </w:r>
      <w:r w:rsidR="00D80B0B" w:rsidRPr="00D80B0B">
        <w:t>2.9</w:t>
      </w:r>
      <w:r w:rsidR="002B22FD" w:rsidRPr="00D80B0B">
        <w:t xml:space="preserve"> to </w:t>
      </w:r>
      <w:r w:rsidR="00D80B0B">
        <w:t>466.3</w:t>
      </w:r>
      <w:r w:rsidR="002B22FD">
        <w:t xml:space="preserve"> g m</w:t>
      </w:r>
      <w:r w:rsidR="002B22FD" w:rsidRPr="00A5328E">
        <w:rPr>
          <w:vertAlign w:val="superscript"/>
        </w:rPr>
        <w:t>-2</w:t>
      </w:r>
      <w:r w:rsidR="002B22FD">
        <w:t xml:space="preserve"> and was</w:t>
      </w:r>
      <w:r w:rsidR="00701C1F">
        <w:t xml:space="preserve"> up to 566%</w:t>
      </w:r>
      <w:r w:rsidR="002B22FD">
        <w:t xml:space="preserve"> greater in savanna systems maintained by</w:t>
      </w:r>
      <w:r w:rsidR="00454169" w:rsidRPr="00454169">
        <w:t xml:space="preserve"> frequen</w:t>
      </w:r>
      <w:r w:rsidR="002B22FD">
        <w:t>t fire (</w:t>
      </w:r>
      <w:r w:rsidR="00053D2F">
        <w:t xml:space="preserve">return interval of </w:t>
      </w:r>
      <w:r w:rsidR="002B22FD">
        <w:t xml:space="preserve">three </w:t>
      </w:r>
      <w:r w:rsidR="00C62815">
        <w:t>years</w:t>
      </w:r>
      <w:r w:rsidR="002B22FD">
        <w:t xml:space="preserve"> or less)</w:t>
      </w:r>
      <w:r w:rsidR="009522A0">
        <w:t xml:space="preserve"> than in non-burned forest treatments</w:t>
      </w:r>
      <w:r w:rsidR="00454169" w:rsidRPr="00454169">
        <w:t xml:space="preserve">. Annual burning resulted in </w:t>
      </w:r>
      <w:r w:rsidR="00E67D63" w:rsidRPr="00454169">
        <w:t xml:space="preserve">ANPP </w:t>
      </w:r>
      <w:r w:rsidR="00454169" w:rsidRPr="00454169">
        <w:t>dominated</w:t>
      </w:r>
      <w:r w:rsidR="00233985">
        <w:t xml:space="preserve"> </w:t>
      </w:r>
      <w:r w:rsidR="00E67D63">
        <w:t xml:space="preserve">by </w:t>
      </w:r>
      <w:r w:rsidR="00E67D63" w:rsidRPr="00454169">
        <w:t>herbaceous</w:t>
      </w:r>
      <w:r w:rsidR="00E67D63">
        <w:t xml:space="preserve"> plants</w:t>
      </w:r>
      <w:r w:rsidR="000851A3">
        <w:t xml:space="preserve"> </w:t>
      </w:r>
      <w:r w:rsidR="00A031A5">
        <w:t>composed</w:t>
      </w:r>
      <w:r w:rsidR="00024C0F">
        <w:t xml:space="preserve"> mostly</w:t>
      </w:r>
      <w:r w:rsidR="00874B83">
        <w:t xml:space="preserve"> </w:t>
      </w:r>
      <w:r w:rsidR="000B6919">
        <w:t xml:space="preserve">of </w:t>
      </w:r>
      <w:r w:rsidR="00874B83">
        <w:t>fire-tolerant grasses</w:t>
      </w:r>
      <w:r w:rsidR="00024C0F">
        <w:t xml:space="preserve"> (</w:t>
      </w:r>
      <w:r w:rsidR="002E6487">
        <w:t xml:space="preserve">e.g., </w:t>
      </w:r>
      <w:proofErr w:type="spellStart"/>
      <w:r w:rsidR="00024C0F">
        <w:rPr>
          <w:i/>
        </w:rPr>
        <w:t>Andropogon</w:t>
      </w:r>
      <w:proofErr w:type="spellEnd"/>
      <w:r w:rsidR="00024C0F">
        <w:rPr>
          <w:i/>
        </w:rPr>
        <w:t xml:space="preserve"> </w:t>
      </w:r>
      <w:proofErr w:type="spellStart"/>
      <w:r w:rsidR="002E6487">
        <w:rPr>
          <w:i/>
        </w:rPr>
        <w:t>gerardii</w:t>
      </w:r>
      <w:proofErr w:type="spellEnd"/>
      <w:r w:rsidR="00024C0F">
        <w:rPr>
          <w:i/>
        </w:rPr>
        <w:t xml:space="preserve">, </w:t>
      </w:r>
      <w:proofErr w:type="spellStart"/>
      <w:r w:rsidR="00024C0F" w:rsidRPr="00E67A80">
        <w:rPr>
          <w:i/>
          <w:iCs/>
        </w:rPr>
        <w:t>Schizachyrium</w:t>
      </w:r>
      <w:proofErr w:type="spellEnd"/>
      <w:r w:rsidR="00024C0F">
        <w:rPr>
          <w:i/>
          <w:iCs/>
        </w:rPr>
        <w:t xml:space="preserve"> </w:t>
      </w:r>
      <w:proofErr w:type="spellStart"/>
      <w:r w:rsidR="002E6487">
        <w:rPr>
          <w:i/>
          <w:iCs/>
        </w:rPr>
        <w:t>scop</w:t>
      </w:r>
      <w:r w:rsidR="00A03767">
        <w:rPr>
          <w:i/>
          <w:iCs/>
        </w:rPr>
        <w:t>a</w:t>
      </w:r>
      <w:r w:rsidR="002E6487">
        <w:rPr>
          <w:i/>
          <w:iCs/>
        </w:rPr>
        <w:t>rium</w:t>
      </w:r>
      <w:proofErr w:type="spellEnd"/>
      <w:r w:rsidR="00024C0F">
        <w:t>)</w:t>
      </w:r>
      <w:ins w:id="5" w:author="Author">
        <w:r w:rsidR="00A41C12">
          <w:t>.</w:t>
        </w:r>
      </w:ins>
      <w:r w:rsidR="00454169" w:rsidRPr="00454169">
        <w:t xml:space="preserve"> </w:t>
      </w:r>
      <w:r w:rsidR="00E67D63">
        <w:t>L</w:t>
      </w:r>
      <w:r w:rsidR="00454169" w:rsidRPr="00454169">
        <w:t>onger fire return intervals</w:t>
      </w:r>
      <w:r w:rsidR="002B22FD">
        <w:t xml:space="preserve"> or no fire</w:t>
      </w:r>
      <w:r w:rsidR="00454169" w:rsidRPr="00454169">
        <w:t xml:space="preserve"> resulted in roughly </w:t>
      </w:r>
      <w:r w:rsidR="00454169" w:rsidRPr="00454169">
        <w:lastRenderedPageBreak/>
        <w:t xml:space="preserve">equal </w:t>
      </w:r>
      <w:r w:rsidR="007D327B">
        <w:t xml:space="preserve">ANPP from understory </w:t>
      </w:r>
      <w:r w:rsidR="00454169" w:rsidRPr="00454169">
        <w:t xml:space="preserve">woody and herbaceous </w:t>
      </w:r>
      <w:r w:rsidR="007D327B">
        <w:t>species</w:t>
      </w:r>
      <w:r w:rsidR="00454169" w:rsidRPr="00454169">
        <w:t xml:space="preserve">. </w:t>
      </w:r>
      <w:del w:id="6" w:author="Author">
        <w:r w:rsidR="004D1804" w:rsidDel="00A41C12">
          <w:delText>Coverage of m</w:delText>
        </w:r>
        <w:r w:rsidR="00454169" w:rsidRPr="00454169" w:rsidDel="00A41C12">
          <w:delText xml:space="preserve">ost functional groups </w:delText>
        </w:r>
        <w:r w:rsidR="004D1804" w:rsidDel="00A41C12">
          <w:delText>reached a maximum</w:delText>
        </w:r>
        <w:r w:rsidR="004D1804" w:rsidRPr="00454169" w:rsidDel="00A41C12">
          <w:delText xml:space="preserve"> </w:delText>
        </w:r>
        <w:r w:rsidR="00454169" w:rsidRPr="00454169" w:rsidDel="00A41C12">
          <w:delText xml:space="preserve">in mid-summer, then plateaued or declined slightly in the fall. </w:delText>
        </w:r>
        <w:r w:rsidR="002B22FD" w:rsidDel="00A41C12">
          <w:delText>The exception was forb</w:delText>
        </w:r>
        <w:r w:rsidR="00454169" w:rsidRPr="00454169" w:rsidDel="00A41C12">
          <w:delText xml:space="preserve"> coverage </w:delText>
        </w:r>
        <w:r w:rsidR="002B22FD" w:rsidDel="00A41C12">
          <w:delText xml:space="preserve">which </w:delText>
        </w:r>
        <w:r w:rsidR="00454169" w:rsidRPr="00454169" w:rsidDel="00A41C12">
          <w:delText>peaked in April and had very little coverage in summer and fall</w:delText>
        </w:r>
        <w:r w:rsidR="000F22D1" w:rsidDel="00A41C12">
          <w:delText>,</w:delText>
        </w:r>
        <w:r w:rsidR="00454169" w:rsidRPr="00454169" w:rsidDel="00A41C12">
          <w:delText xml:space="preserve"> indicating </w:delText>
        </w:r>
        <w:r w:rsidR="00921531" w:rsidDel="00A41C12">
          <w:delText>a potentially</w:delText>
        </w:r>
        <w:r w:rsidR="002B22FD" w:rsidDel="00A41C12">
          <w:delText xml:space="preserve"> important</w:delText>
        </w:r>
        <w:r w:rsidR="00454169" w:rsidRPr="00454169" w:rsidDel="00A41C12">
          <w:delText xml:space="preserve"> source of forage early in the growing season. </w:delText>
        </w:r>
      </w:del>
      <w:r w:rsidR="00454169" w:rsidRPr="00454169">
        <w:t xml:space="preserve">Crude protein concentrations were </w:t>
      </w:r>
      <w:r w:rsidR="0041251A">
        <w:t>up to 45</w:t>
      </w:r>
      <w:r w:rsidR="005243E7">
        <w:t>.7</w:t>
      </w:r>
      <w:r w:rsidR="0041251A">
        <w:t xml:space="preserve">% greater </w:t>
      </w:r>
      <w:r w:rsidR="00454169" w:rsidRPr="00454169">
        <w:t xml:space="preserve">in the </w:t>
      </w:r>
      <w:r w:rsidR="007304E7">
        <w:t>woodland</w:t>
      </w:r>
      <w:r w:rsidR="002E7617">
        <w:t xml:space="preserve"> and forest</w:t>
      </w:r>
      <w:r w:rsidR="007B4E00">
        <w:t xml:space="preserve"> units</w:t>
      </w:r>
      <w:r w:rsidR="00454169" w:rsidRPr="00454169">
        <w:t xml:space="preserve"> than in the savanna </w:t>
      </w:r>
      <w:r w:rsidR="002E7617">
        <w:t xml:space="preserve">units </w:t>
      </w:r>
      <w:r w:rsidR="00454169" w:rsidRPr="00454169">
        <w:t xml:space="preserve">for seven of the eleven species sampled. </w:t>
      </w:r>
      <w:r w:rsidR="00A03767">
        <w:t xml:space="preserve"> The greater</w:t>
      </w:r>
      <w:r w:rsidR="00454169" w:rsidRPr="00454169">
        <w:t xml:space="preserve"> CP</w:t>
      </w:r>
      <w:r w:rsidR="00A03767">
        <w:t xml:space="preserve"> in the forests</w:t>
      </w:r>
      <w:r w:rsidR="00454169" w:rsidRPr="00454169">
        <w:t xml:space="preserve"> was most noticeable in the summer when deer needs for quality forage are </w:t>
      </w:r>
      <w:r w:rsidR="00B96BC7">
        <w:t>substantial</w:t>
      </w:r>
      <w:r w:rsidR="000851A3">
        <w:t xml:space="preserve">. </w:t>
      </w:r>
      <w:r w:rsidR="00454169" w:rsidRPr="00454169">
        <w:t xml:space="preserve">Increased protein concentrations </w:t>
      </w:r>
      <w:r w:rsidR="007A0753">
        <w:t xml:space="preserve">of understory species </w:t>
      </w:r>
      <w:r w:rsidR="00454169" w:rsidRPr="00454169">
        <w:t>in the forests</w:t>
      </w:r>
      <w:r w:rsidR="00446018">
        <w:t>, but greater ANPP in th</w:t>
      </w:r>
      <w:r w:rsidR="00D10747">
        <w:t>e</w:t>
      </w:r>
      <w:r w:rsidR="00446018">
        <w:t xml:space="preserve"> savannas</w:t>
      </w:r>
      <w:r w:rsidR="00D10747">
        <w:t xml:space="preserve"> </w:t>
      </w:r>
      <w:r w:rsidR="00454169" w:rsidRPr="00454169">
        <w:t xml:space="preserve">indicate that </w:t>
      </w:r>
      <w:r w:rsidR="00A03767">
        <w:t xml:space="preserve">managing for a </w:t>
      </w:r>
      <w:r w:rsidR="00454169" w:rsidRPr="00454169">
        <w:t xml:space="preserve">mix of savanna and </w:t>
      </w:r>
      <w:r w:rsidR="007304E7">
        <w:t>woodland</w:t>
      </w:r>
      <w:r w:rsidR="00DF79FB">
        <w:t xml:space="preserve"> </w:t>
      </w:r>
      <w:r w:rsidR="00454169" w:rsidRPr="00454169">
        <w:t xml:space="preserve">could be ideal for balancing forage quantity </w:t>
      </w:r>
      <w:r w:rsidR="00024C0F">
        <w:t>with increased forage protein</w:t>
      </w:r>
      <w:r w:rsidR="00454169" w:rsidRPr="00454169">
        <w:t>.</w:t>
      </w:r>
      <w:r w:rsidR="00454169">
        <w:rPr>
          <w:rFonts w:ascii="TimesNewRoman" w:hAnsi="TimesNewRoman"/>
        </w:rPr>
        <w:t xml:space="preserve"> </w:t>
      </w:r>
    </w:p>
    <w:p w14:paraId="54638354" w14:textId="08B21166" w:rsidR="00104FE6" w:rsidRDefault="00104FE6" w:rsidP="008A4168">
      <w:pPr>
        <w:spacing w:line="480" w:lineRule="auto"/>
        <w:rPr>
          <w:b/>
        </w:rPr>
      </w:pPr>
    </w:p>
    <w:p w14:paraId="32522E67" w14:textId="2415FACF" w:rsidR="00104FE6" w:rsidRPr="00E67A80" w:rsidRDefault="00104FE6" w:rsidP="00E67A80">
      <w:pPr>
        <w:spacing w:line="480" w:lineRule="auto"/>
      </w:pPr>
      <w:r w:rsidRPr="00E67A80">
        <w:rPr>
          <w:b/>
        </w:rPr>
        <w:t>KEY</w:t>
      </w:r>
      <w:r w:rsidR="00C46C2D">
        <w:rPr>
          <w:b/>
        </w:rPr>
        <w:t xml:space="preserve"> </w:t>
      </w:r>
      <w:r w:rsidRPr="00E67A80">
        <w:rPr>
          <w:b/>
        </w:rPr>
        <w:t>WORDS</w:t>
      </w:r>
      <w:r w:rsidRPr="00E67A80">
        <w:t xml:space="preserve"> </w:t>
      </w:r>
      <w:r w:rsidR="00CB20C3">
        <w:t xml:space="preserve">crude </w:t>
      </w:r>
      <w:r w:rsidR="00CB20C3" w:rsidRPr="00E67A80">
        <w:t>protein</w:t>
      </w:r>
      <w:r w:rsidR="00CB20C3">
        <w:t>,</w:t>
      </w:r>
      <w:r w:rsidR="00166A60">
        <w:t xml:space="preserve"> </w:t>
      </w:r>
      <w:r w:rsidRPr="00E67A80">
        <w:t xml:space="preserve">nutrition, </w:t>
      </w:r>
      <w:r w:rsidR="00CB20C3" w:rsidRPr="00E67A80">
        <w:rPr>
          <w:i/>
          <w:iCs/>
        </w:rPr>
        <w:t>Odocoileus virginian</w:t>
      </w:r>
      <w:r w:rsidR="00774079">
        <w:rPr>
          <w:i/>
          <w:iCs/>
        </w:rPr>
        <w:t>us</w:t>
      </w:r>
      <w:r w:rsidR="00CB20C3">
        <w:t xml:space="preserve">, </w:t>
      </w:r>
      <w:r w:rsidRPr="00E67A80">
        <w:t xml:space="preserve">Oklahoma, prescribed fire, </w:t>
      </w:r>
      <w:r w:rsidR="00D21E6D" w:rsidRPr="00E67A80">
        <w:t>savanna,</w:t>
      </w:r>
      <w:r w:rsidRPr="00E67A80">
        <w:rPr>
          <w:b/>
        </w:rPr>
        <w:t xml:space="preserve"> </w:t>
      </w:r>
      <w:r w:rsidRPr="00E67A80">
        <w:t>w</w:t>
      </w:r>
      <w:r w:rsidR="00AE27E9">
        <w:t>ildlife</w:t>
      </w:r>
      <w:r w:rsidR="00CB20C3">
        <w:t xml:space="preserve">, understory </w:t>
      </w:r>
      <w:r w:rsidR="00CB20C3" w:rsidRPr="00E67A80">
        <w:t>productivity</w:t>
      </w:r>
    </w:p>
    <w:p w14:paraId="034E80D2" w14:textId="77777777" w:rsidR="00692563" w:rsidRDefault="00692563" w:rsidP="00E67A80">
      <w:pPr>
        <w:spacing w:line="480" w:lineRule="auto"/>
      </w:pPr>
    </w:p>
    <w:p w14:paraId="6686FAD9" w14:textId="70428B0D" w:rsidR="00E82351" w:rsidRPr="00692563" w:rsidRDefault="00692563" w:rsidP="00E67A80">
      <w:pPr>
        <w:spacing w:line="480" w:lineRule="auto"/>
        <w:rPr>
          <w:b/>
        </w:rPr>
      </w:pPr>
      <w:r>
        <w:rPr>
          <w:b/>
        </w:rPr>
        <w:t xml:space="preserve">1. </w:t>
      </w:r>
      <w:r w:rsidRPr="00692563">
        <w:rPr>
          <w:b/>
        </w:rPr>
        <w:t>Introduction</w:t>
      </w:r>
    </w:p>
    <w:p w14:paraId="1A5FDD66" w14:textId="56B49F56" w:rsidR="00340BB7" w:rsidRDefault="000851A3" w:rsidP="00E67A80">
      <w:pPr>
        <w:spacing w:line="480" w:lineRule="auto"/>
      </w:pPr>
      <w:r>
        <w:tab/>
      </w:r>
      <w:r w:rsidR="00DA166E" w:rsidRPr="00E67A80">
        <w:t xml:space="preserve">Managing forests for multiple objectives, including </w:t>
      </w:r>
      <w:r w:rsidR="00324922">
        <w:t xml:space="preserve">wildlife </w:t>
      </w:r>
      <w:r w:rsidR="00DA166E" w:rsidRPr="00E67A80">
        <w:t xml:space="preserve">habitat, has the potential to </w:t>
      </w:r>
      <w:r w:rsidR="00136391">
        <w:t>achieve the varied goals of landowners</w:t>
      </w:r>
      <w:r w:rsidR="00D02A46">
        <w:t>,</w:t>
      </w:r>
      <w:r w:rsidR="00136391">
        <w:t xml:space="preserve"> and </w:t>
      </w:r>
      <w:r w:rsidR="00DA166E" w:rsidRPr="00E67A80">
        <w:t>increase the economic viability of forest</w:t>
      </w:r>
      <w:r w:rsidR="00DA166E">
        <w:t>ed habitat</w:t>
      </w:r>
      <w:r w:rsidR="00DA166E" w:rsidRPr="00E67A80">
        <w:t>s (Grado et al. 2001)</w:t>
      </w:r>
      <w:r w:rsidR="00136391">
        <w:t>, especially where productivity is lower or plantation forestry is not preferred</w:t>
      </w:r>
      <w:r w:rsidR="00DA166E" w:rsidRPr="00E67A80">
        <w:t>.</w:t>
      </w:r>
      <w:r w:rsidR="00DA166E" w:rsidRPr="00DA166E">
        <w:t xml:space="preserve"> </w:t>
      </w:r>
      <w:r w:rsidR="00136391">
        <w:rPr>
          <w:bCs/>
        </w:rPr>
        <w:t>In addition,</w:t>
      </w:r>
      <w:r w:rsidR="00136391" w:rsidRPr="000851A3">
        <w:rPr>
          <w:bCs/>
        </w:rPr>
        <w:t xml:space="preserve"> expected increase</w:t>
      </w:r>
      <w:r w:rsidR="00136391">
        <w:rPr>
          <w:bCs/>
        </w:rPr>
        <w:t>s</w:t>
      </w:r>
      <w:r w:rsidR="00136391" w:rsidRPr="000851A3">
        <w:rPr>
          <w:bCs/>
        </w:rPr>
        <w:t xml:space="preserve"> in temperature and variability of rainfall under a changing climate</w:t>
      </w:r>
      <w:r w:rsidR="00136391">
        <w:rPr>
          <w:bCs/>
        </w:rPr>
        <w:t xml:space="preserve"> may decrease viability of </w:t>
      </w:r>
      <w:r w:rsidR="00136391" w:rsidRPr="00E67A80">
        <w:t xml:space="preserve">traditional </w:t>
      </w:r>
      <w:r w:rsidR="002A69C5">
        <w:t xml:space="preserve">timber </w:t>
      </w:r>
      <w:r w:rsidR="00136391" w:rsidRPr="00E67A80">
        <w:t xml:space="preserve">management, especially </w:t>
      </w:r>
      <w:r w:rsidR="00136391">
        <w:t xml:space="preserve">in areas where precipitation is marginal </w:t>
      </w:r>
      <w:r w:rsidR="00136391" w:rsidRPr="00E67A80">
        <w:t xml:space="preserve">(Will et al. 2015, </w:t>
      </w:r>
      <w:proofErr w:type="spellStart"/>
      <w:r w:rsidR="00136391">
        <w:t>Reidmiller</w:t>
      </w:r>
      <w:proofErr w:type="spellEnd"/>
      <w:r w:rsidR="00136391" w:rsidRPr="00E67A80">
        <w:t xml:space="preserve"> et al. 2018). </w:t>
      </w:r>
      <w:r w:rsidR="00340BB7">
        <w:t>In particular, management for wildlife is important to the family forest owners who control greater than 30% of forestland in the US</w:t>
      </w:r>
      <w:del w:id="7" w:author="Author">
        <w:r w:rsidR="00340BB7" w:rsidDel="00823773">
          <w:delText>A</w:delText>
        </w:r>
      </w:del>
      <w:ins w:id="8" w:author="Author">
        <w:r w:rsidR="00823773">
          <w:t xml:space="preserve">  (Butler et al 2021)</w:t>
        </w:r>
      </w:ins>
      <w:r w:rsidR="00340BB7">
        <w:t>.  A recent nationwide survey found 73% of family forest owners list wildlife as a reason for owning forestland</w:t>
      </w:r>
      <w:r w:rsidR="00091A91">
        <w:t xml:space="preserve">. For these forest owners </w:t>
      </w:r>
      <w:r w:rsidR="00340BB7">
        <w:t xml:space="preserve">the most frequent form of recreation was </w:t>
      </w:r>
      <w:r w:rsidR="00340BB7">
        <w:lastRenderedPageBreak/>
        <w:t xml:space="preserve">hunting (70%), and active management </w:t>
      </w:r>
      <w:r w:rsidR="003D4E8A">
        <w:t xml:space="preserve">emphasized </w:t>
      </w:r>
      <w:r w:rsidR="00340BB7">
        <w:t xml:space="preserve">wildlife </w:t>
      </w:r>
      <w:r w:rsidR="003D4E8A">
        <w:t xml:space="preserve">more </w:t>
      </w:r>
      <w:r w:rsidR="00340BB7">
        <w:t xml:space="preserve">than timber (Butler et al. 2021).  </w:t>
      </w:r>
    </w:p>
    <w:p w14:paraId="6701B577" w14:textId="754FFC61" w:rsidR="00F17796" w:rsidRPr="00E67A80" w:rsidRDefault="002A69C5" w:rsidP="00073C2F">
      <w:pPr>
        <w:spacing w:line="480" w:lineRule="auto"/>
        <w:ind w:firstLine="720"/>
      </w:pPr>
      <w:r w:rsidRPr="00E67A80">
        <w:t>The understory</w:t>
      </w:r>
      <w:r>
        <w:t>, i.e., herbaceous vegetation and short-stature woody plants</w:t>
      </w:r>
      <w:r w:rsidR="00091A91">
        <w:t xml:space="preserve"> &lt;1.5 m</w:t>
      </w:r>
      <w:r>
        <w:t>,</w:t>
      </w:r>
      <w:r w:rsidRPr="00E67A80">
        <w:t xml:space="preserve"> is often overlooked in forest</w:t>
      </w:r>
      <w:r w:rsidR="004A7AEA">
        <w:t xml:space="preserve"> management</w:t>
      </w:r>
      <w:r w:rsidR="00340BB7">
        <w:t>, but</w:t>
      </w:r>
      <w:r w:rsidRPr="00E67A80">
        <w:t xml:space="preserve"> </w:t>
      </w:r>
      <w:r w:rsidR="00091A91">
        <w:t>may</w:t>
      </w:r>
      <w:r w:rsidRPr="00E67A80">
        <w:t xml:space="preserve"> </w:t>
      </w:r>
      <w:r w:rsidR="004A7AEA">
        <w:t>support</w:t>
      </w:r>
      <w:r w:rsidRPr="00E67A80">
        <w:t xml:space="preserve"> the majority of plant biodiversity </w:t>
      </w:r>
      <w:r>
        <w:t>(e.g., Gill</w:t>
      </w:r>
      <w:r w:rsidR="00E57924">
        <w:t>i</w:t>
      </w:r>
      <w:r>
        <w:t xml:space="preserve">am 2007) </w:t>
      </w:r>
      <w:r w:rsidRPr="00E67A80">
        <w:t>and provides habitat</w:t>
      </w:r>
      <w:r>
        <w:t xml:space="preserve"> components</w:t>
      </w:r>
      <w:r w:rsidRPr="00E67A80">
        <w:t xml:space="preserve"> for wildlife.</w:t>
      </w:r>
      <w:r>
        <w:t xml:space="preserve">  Increased understory productivity has the potential to </w:t>
      </w:r>
      <w:r w:rsidRPr="00E67A80">
        <w:t xml:space="preserve">improve habitat for </w:t>
      </w:r>
      <w:r>
        <w:t xml:space="preserve">many </w:t>
      </w:r>
      <w:r w:rsidRPr="00E67A80">
        <w:t xml:space="preserve">wildlife </w:t>
      </w:r>
      <w:r>
        <w:t xml:space="preserve">species </w:t>
      </w:r>
      <w:r w:rsidRPr="00E67A80">
        <w:t>including economically important game species like white-tailed deer (</w:t>
      </w:r>
      <w:r w:rsidRPr="00E67A80">
        <w:rPr>
          <w:i/>
          <w:iCs/>
        </w:rPr>
        <w:t>Odocoileus virginian</w:t>
      </w:r>
      <w:r>
        <w:rPr>
          <w:i/>
          <w:iCs/>
        </w:rPr>
        <w:t>us</w:t>
      </w:r>
      <w:r w:rsidRPr="00E67A80">
        <w:t>),</w:t>
      </w:r>
      <w:r>
        <w:t xml:space="preserve"> w</w:t>
      </w:r>
      <w:r w:rsidRPr="00E67A80">
        <w:t xml:space="preserve">ild </w:t>
      </w:r>
      <w:r>
        <w:t>t</w:t>
      </w:r>
      <w:r w:rsidRPr="00E67A80">
        <w:t>urkey (</w:t>
      </w:r>
      <w:r w:rsidRPr="00E67A80">
        <w:rPr>
          <w:i/>
          <w:iCs/>
          <w:color w:val="202122"/>
        </w:rPr>
        <w:t>Meleagris gallopavo</w:t>
      </w:r>
      <w:r w:rsidRPr="00E67A80">
        <w:rPr>
          <w:iCs/>
          <w:color w:val="202122"/>
        </w:rPr>
        <w:t>)</w:t>
      </w:r>
      <w:r>
        <w:rPr>
          <w:iCs/>
          <w:color w:val="202122"/>
        </w:rPr>
        <w:t>,</w:t>
      </w:r>
      <w:r w:rsidRPr="00E67A80">
        <w:t xml:space="preserve"> and </w:t>
      </w:r>
      <w:r>
        <w:t>n</w:t>
      </w:r>
      <w:r w:rsidRPr="00E67A80">
        <w:t xml:space="preserve">orthern </w:t>
      </w:r>
      <w:r>
        <w:t>b</w:t>
      </w:r>
      <w:r w:rsidRPr="00E67A80">
        <w:t>obwhite (</w:t>
      </w:r>
      <w:proofErr w:type="spellStart"/>
      <w:r w:rsidRPr="00E67A80">
        <w:rPr>
          <w:i/>
        </w:rPr>
        <w:t>Colinus</w:t>
      </w:r>
      <w:proofErr w:type="spellEnd"/>
      <w:r w:rsidRPr="00E67A80">
        <w:rPr>
          <w:i/>
        </w:rPr>
        <w:t xml:space="preserve"> virginianus</w:t>
      </w:r>
      <w:r w:rsidRPr="00E67A80">
        <w:t>)</w:t>
      </w:r>
      <w:r>
        <w:t xml:space="preserve"> </w:t>
      </w:r>
      <w:r w:rsidRPr="00E67A80">
        <w:t>(Wilson</w:t>
      </w:r>
      <w:r>
        <w:t xml:space="preserve"> et al.</w:t>
      </w:r>
      <w:r w:rsidRPr="00E67A80">
        <w:t xml:space="preserve"> 1995, Masters </w:t>
      </w:r>
      <w:r>
        <w:t xml:space="preserve">et al. </w:t>
      </w:r>
      <w:r w:rsidRPr="00E67A80">
        <w:t xml:space="preserve">1998, </w:t>
      </w:r>
      <w:proofErr w:type="spellStart"/>
      <w:r w:rsidRPr="00E67A80">
        <w:t>Howze</w:t>
      </w:r>
      <w:proofErr w:type="spellEnd"/>
      <w:r w:rsidRPr="00E67A80">
        <w:t xml:space="preserve"> and Smith 2021).</w:t>
      </w:r>
      <w:r>
        <w:t xml:space="preserve"> </w:t>
      </w:r>
      <w:r w:rsidR="00446018">
        <w:t xml:space="preserve">Understory aboveground net primary production (ANPP) increases as overstory canopy cover </w:t>
      </w:r>
      <w:r w:rsidR="006F1146">
        <w:t>decreases</w:t>
      </w:r>
      <w:r w:rsidR="00446018">
        <w:t xml:space="preserve"> (e.g., </w:t>
      </w:r>
      <w:proofErr w:type="spellStart"/>
      <w:r w:rsidR="00446018">
        <w:t>Feltrin</w:t>
      </w:r>
      <w:proofErr w:type="spellEnd"/>
      <w:r w:rsidR="00446018">
        <w:t xml:space="preserve"> et al. 2016). </w:t>
      </w:r>
      <w:r>
        <w:t>I</w:t>
      </w:r>
      <w:r w:rsidR="00DA166E">
        <w:t>n particular,</w:t>
      </w:r>
      <w:del w:id="9" w:author="Author">
        <w:r w:rsidR="00DA166E" w:rsidDel="00774079">
          <w:delText xml:space="preserve"> </w:delText>
        </w:r>
        <w:r w:rsidDel="00774079">
          <w:delText>prescribed</w:delText>
        </w:r>
      </w:del>
      <w:r>
        <w:t xml:space="preserve"> fire </w:t>
      </w:r>
      <w:r w:rsidR="00C139FA">
        <w:t>serves</w:t>
      </w:r>
      <w:r w:rsidR="00F17796" w:rsidRPr="00E67A80">
        <w:t xml:space="preserve"> an important role </w:t>
      </w:r>
      <w:r w:rsidR="0013129D">
        <w:t>for</w:t>
      </w:r>
      <w:r w:rsidR="0013129D" w:rsidRPr="00E67A80">
        <w:t xml:space="preserve"> </w:t>
      </w:r>
      <w:r w:rsidR="00F17796" w:rsidRPr="00E67A80">
        <w:t xml:space="preserve">the understory as </w:t>
      </w:r>
      <w:r w:rsidR="00446018">
        <w:t>it helps maintain open canopy structures</w:t>
      </w:r>
      <w:r w:rsidR="007304E7">
        <w:t>, removes litter to provide a suitable substrat</w:t>
      </w:r>
      <w:r w:rsidR="005523FA">
        <w:t>e</w:t>
      </w:r>
      <w:r w:rsidR="007304E7">
        <w:t xml:space="preserve"> for seed germination and growth</w:t>
      </w:r>
      <w:r w:rsidR="0013129D">
        <w:t>,</w:t>
      </w:r>
      <w:r w:rsidR="007304E7">
        <w:t xml:space="preserve"> </w:t>
      </w:r>
      <w:r w:rsidR="00446018">
        <w:t xml:space="preserve">and has direct positive impacts on </w:t>
      </w:r>
      <w:r w:rsidR="00744B29">
        <w:t>plant</w:t>
      </w:r>
      <w:r w:rsidR="00446018">
        <w:t xml:space="preserve"> </w:t>
      </w:r>
      <w:r w:rsidR="00F17796" w:rsidRPr="00E67A80">
        <w:t xml:space="preserve">diversity (Platt et al. 2006) and understory </w:t>
      </w:r>
      <w:r w:rsidR="00446018">
        <w:t>ANPP</w:t>
      </w:r>
      <w:r w:rsidR="00F17796" w:rsidRPr="00E67A80">
        <w:t xml:space="preserve"> (</w:t>
      </w:r>
      <w:del w:id="10" w:author="Author">
        <w:r w:rsidR="00F17796" w:rsidRPr="00E67A80" w:rsidDel="00C13D20">
          <w:delText xml:space="preserve"> </w:delText>
        </w:r>
      </w:del>
      <w:r w:rsidR="00005F43">
        <w:t>Masters et al.</w:t>
      </w:r>
      <w:r w:rsidR="00F17796" w:rsidRPr="00E67A80">
        <w:t xml:space="preserve"> 1993, Reich et al. 2001</w:t>
      </w:r>
      <w:r w:rsidR="00910F59">
        <w:t xml:space="preserve">, </w:t>
      </w:r>
      <w:proofErr w:type="spellStart"/>
      <w:r w:rsidR="00910F59">
        <w:t>Feltrin</w:t>
      </w:r>
      <w:proofErr w:type="spellEnd"/>
      <w:r w:rsidR="00910F59">
        <w:t xml:space="preserve"> et al. 2016, Adhikari et al. 2021</w:t>
      </w:r>
      <w:r w:rsidR="00FF7655">
        <w:t>a</w:t>
      </w:r>
      <w:r w:rsidR="00F17796" w:rsidRPr="00E67A80">
        <w:t xml:space="preserve">). </w:t>
      </w:r>
    </w:p>
    <w:p w14:paraId="398836B6" w14:textId="25E88E90" w:rsidR="00324922" w:rsidRDefault="00F17796" w:rsidP="0093403D">
      <w:pPr>
        <w:spacing w:line="480" w:lineRule="auto"/>
      </w:pPr>
      <w:r w:rsidRPr="00E67A80">
        <w:tab/>
      </w:r>
      <w:r w:rsidR="00C5438E">
        <w:t>W</w:t>
      </w:r>
      <w:r w:rsidR="00C5438E" w:rsidRPr="00E67A80">
        <w:t xml:space="preserve">hite-tailed deer </w:t>
      </w:r>
      <w:r w:rsidR="00C5438E">
        <w:t>(</w:t>
      </w:r>
      <w:r w:rsidR="00C5438E" w:rsidRPr="00E67A80">
        <w:t>hereafter deer)</w:t>
      </w:r>
      <w:r w:rsidR="00C5438E">
        <w:t xml:space="preserve"> are the most </w:t>
      </w:r>
      <w:r w:rsidR="00A5328E">
        <w:t>sought-after</w:t>
      </w:r>
      <w:r w:rsidR="00C5438E">
        <w:t xml:space="preserve"> game species </w:t>
      </w:r>
      <w:r w:rsidR="00C46605">
        <w:t xml:space="preserve">in North America </w:t>
      </w:r>
      <w:r w:rsidR="00C5438E">
        <w:t>w</w:t>
      </w:r>
      <w:r w:rsidR="006F1146">
        <w:t xml:space="preserve">ith nearly 11 million </w:t>
      </w:r>
      <w:r w:rsidR="00C5438E">
        <w:t>deer hunters</w:t>
      </w:r>
      <w:r w:rsidR="006F1146">
        <w:t xml:space="preserve"> </w:t>
      </w:r>
      <w:r w:rsidR="00C5438E" w:rsidRPr="00E67A80">
        <w:t>(Fuller 2016)</w:t>
      </w:r>
      <w:r w:rsidR="00C5438E">
        <w:t xml:space="preserve"> spending </w:t>
      </w:r>
      <w:ins w:id="11" w:author="Author">
        <w:r w:rsidR="00774079">
          <w:t>$</w:t>
        </w:r>
      </w:ins>
      <w:r w:rsidR="00C5438E" w:rsidRPr="00E67A80">
        <w:t>12.9 billion</w:t>
      </w:r>
      <w:r w:rsidR="00C5438E">
        <w:t xml:space="preserve"> per year</w:t>
      </w:r>
      <w:r w:rsidR="00C5438E" w:rsidRPr="00E67A80">
        <w:t xml:space="preserve"> </w:t>
      </w:r>
      <w:r w:rsidR="007472A4">
        <w:t xml:space="preserve">in the </w:t>
      </w:r>
      <w:r w:rsidR="00A03767">
        <w:t>USA</w:t>
      </w:r>
      <w:r w:rsidR="00C5438E" w:rsidRPr="00E67A80">
        <w:t xml:space="preserve"> (DOI 2017)</w:t>
      </w:r>
      <w:r w:rsidR="00C5438E">
        <w:t xml:space="preserve">.  </w:t>
      </w:r>
      <w:r w:rsidR="00773F07">
        <w:t>D</w:t>
      </w:r>
      <w:r w:rsidR="00C5438E">
        <w:t>eer</w:t>
      </w:r>
      <w:r w:rsidR="00324922">
        <w:t xml:space="preserve"> and deer hunting</w:t>
      </w:r>
      <w:r w:rsidR="00773F07">
        <w:t>, therefore,</w:t>
      </w:r>
      <w:r w:rsidR="00C5438E">
        <w:t xml:space="preserve"> </w:t>
      </w:r>
      <w:r w:rsidR="00324922">
        <w:t xml:space="preserve">are </w:t>
      </w:r>
      <w:r w:rsidRPr="00E67A80">
        <w:t>an important</w:t>
      </w:r>
      <w:r w:rsidR="00324922">
        <w:t xml:space="preserve"> cultural and </w:t>
      </w:r>
      <w:r w:rsidRPr="00E67A80">
        <w:t xml:space="preserve">economic </w:t>
      </w:r>
      <w:r w:rsidR="00324922">
        <w:t>resource</w:t>
      </w:r>
      <w:r w:rsidR="00324922" w:rsidRPr="00E67A80">
        <w:t xml:space="preserve"> </w:t>
      </w:r>
      <w:r w:rsidR="00C5438E">
        <w:t>associated with</w:t>
      </w:r>
      <w:r w:rsidR="00C5438E" w:rsidRPr="00E67A80">
        <w:t xml:space="preserve"> </w:t>
      </w:r>
      <w:r w:rsidRPr="00E67A80">
        <w:t>the management of forest</w:t>
      </w:r>
      <w:r w:rsidR="00DF79FB">
        <w:t>s</w:t>
      </w:r>
      <w:r w:rsidR="00324922">
        <w:t>.</w:t>
      </w:r>
      <w:r w:rsidRPr="00E67A80">
        <w:t xml:space="preserve"> </w:t>
      </w:r>
      <w:r w:rsidR="00324922">
        <w:t xml:space="preserve">Management of woodlands and </w:t>
      </w:r>
      <w:r w:rsidR="00324922" w:rsidRPr="00E67A80">
        <w:t>forests</w:t>
      </w:r>
      <w:r w:rsidR="00324922">
        <w:t xml:space="preserve"> in the southeastern US</w:t>
      </w:r>
      <w:del w:id="12" w:author="Author">
        <w:r w:rsidR="00324922" w:rsidDel="00C13D20">
          <w:delText>A</w:delText>
        </w:r>
      </w:del>
      <w:r w:rsidR="00324922" w:rsidRPr="00E67A80">
        <w:t xml:space="preserve"> for </w:t>
      </w:r>
      <w:r w:rsidR="00324922">
        <w:t xml:space="preserve">deer </w:t>
      </w:r>
      <w:r w:rsidR="00324922" w:rsidRPr="00E67A80">
        <w:t>often involves</w:t>
      </w:r>
      <w:r w:rsidR="00324922">
        <w:t xml:space="preserve"> increasing the availability of forages by producing and </w:t>
      </w:r>
      <w:r w:rsidR="00324922" w:rsidRPr="00E67A80">
        <w:t>maintaining early successional habitat through timber harvesting, prescribed fire, or a combination of these treatments (Masters et al. 1993</w:t>
      </w:r>
      <w:r w:rsidR="002D158D">
        <w:t>b</w:t>
      </w:r>
      <w:r w:rsidR="00324922" w:rsidRPr="00E67A80">
        <w:t>, Lashley et al. 2011, Glow et al. 2019</w:t>
      </w:r>
      <w:r w:rsidR="00324922">
        <w:t>). However, in forests managed for</w:t>
      </w:r>
      <w:r w:rsidR="00950C67">
        <w:t xml:space="preserve"> </w:t>
      </w:r>
      <w:r w:rsidR="00950C67">
        <w:lastRenderedPageBreak/>
        <w:t>objectives other than</w:t>
      </w:r>
      <w:r w:rsidR="00324922">
        <w:t xml:space="preserve"> </w:t>
      </w:r>
      <w:ins w:id="13" w:author="Author">
        <w:r w:rsidR="00524E14">
          <w:t>deer</w:t>
        </w:r>
        <w:r w:rsidR="00C13D20">
          <w:t>,</w:t>
        </w:r>
        <w:r w:rsidR="00774079">
          <w:t xml:space="preserve"> such as timber production</w:t>
        </w:r>
        <w:r w:rsidR="00823773">
          <w:t>,</w:t>
        </w:r>
        <w:r w:rsidR="00774079">
          <w:t xml:space="preserve"> or in unmanaged areas</w:t>
        </w:r>
      </w:ins>
      <w:r w:rsidR="00324922">
        <w:t>,</w:t>
      </w:r>
      <w:r w:rsidR="00324922" w:rsidRPr="00E67A80">
        <w:t xml:space="preserve"> habitat </w:t>
      </w:r>
      <w:r w:rsidR="00324922">
        <w:t xml:space="preserve">is often </w:t>
      </w:r>
      <w:r w:rsidR="00324922" w:rsidRPr="00E67A80">
        <w:t>marginal because of limited understory biomass production resulting from a dense, often multi-layered tree canopy</w:t>
      </w:r>
      <w:r w:rsidR="00324922">
        <w:t xml:space="preserve"> (Masters et al. 1993</w:t>
      </w:r>
      <w:r w:rsidR="00324922" w:rsidRPr="007C59B6">
        <w:t xml:space="preserve">, Sparks </w:t>
      </w:r>
      <w:r w:rsidR="00324922">
        <w:t xml:space="preserve">et al. </w:t>
      </w:r>
      <w:r w:rsidR="00324922" w:rsidRPr="007C59B6">
        <w:t>1998</w:t>
      </w:r>
      <w:r w:rsidR="00324922">
        <w:t>)</w:t>
      </w:r>
      <w:r w:rsidR="00324922" w:rsidRPr="00E67A80">
        <w:t xml:space="preserve">. </w:t>
      </w:r>
    </w:p>
    <w:p w14:paraId="5698AE68" w14:textId="2CDAAA20" w:rsidR="0093403D" w:rsidRPr="007C59B6" w:rsidRDefault="00324922" w:rsidP="00324922">
      <w:pPr>
        <w:spacing w:line="480" w:lineRule="auto"/>
      </w:pPr>
      <w:r>
        <w:tab/>
      </w:r>
      <w:r w:rsidR="0093403D" w:rsidRPr="007C59B6">
        <w:t>Deer diet</w:t>
      </w:r>
      <w:del w:id="14" w:author="Author">
        <w:r w:rsidR="0093403D" w:rsidRPr="007C59B6" w:rsidDel="00774079">
          <w:delText xml:space="preserve"> composition</w:delText>
        </w:r>
      </w:del>
      <w:r w:rsidR="0093403D" w:rsidRPr="007C59B6">
        <w:t xml:space="preserve"> usually consists of </w:t>
      </w:r>
      <w:r w:rsidR="00950C67" w:rsidRPr="007C59B6">
        <w:t>woody browse,</w:t>
      </w:r>
      <w:r w:rsidR="00950C67">
        <w:t xml:space="preserve"> </w:t>
      </w:r>
      <w:r w:rsidR="0093403D" w:rsidRPr="007C59B6">
        <w:t>a variety of forbs, legumes, and hard and soft mast with significant seasonal variation (</w:t>
      </w:r>
      <w:r w:rsidR="000C760A">
        <w:t xml:space="preserve">Jenks 1991, </w:t>
      </w:r>
      <w:r w:rsidR="0093403D" w:rsidRPr="007C59B6">
        <w:t xml:space="preserve">Johnson </w:t>
      </w:r>
      <w:r w:rsidR="0093403D">
        <w:t xml:space="preserve">et al. </w:t>
      </w:r>
      <w:r w:rsidR="0093403D" w:rsidRPr="007C59B6">
        <w:t xml:space="preserve">1995, Gee </w:t>
      </w:r>
      <w:r w:rsidR="0093403D">
        <w:t xml:space="preserve">et al. </w:t>
      </w:r>
      <w:r w:rsidR="0093403D" w:rsidRPr="007C59B6">
        <w:t>199</w:t>
      </w:r>
      <w:r w:rsidR="0093403D">
        <w:t>4</w:t>
      </w:r>
      <w:r w:rsidR="0093403D" w:rsidRPr="007C59B6">
        <w:t>).</w:t>
      </w:r>
      <w:r w:rsidR="0093403D">
        <w:t xml:space="preserve"> </w:t>
      </w:r>
      <w:r w:rsidR="00415548">
        <w:t xml:space="preserve">While </w:t>
      </w:r>
      <w:r w:rsidR="00B630AC">
        <w:t xml:space="preserve">grass is </w:t>
      </w:r>
      <w:r w:rsidR="00415548">
        <w:t>not preferred, deer will consume</w:t>
      </w:r>
      <w:r w:rsidR="00772C17" w:rsidRPr="007C59B6">
        <w:t xml:space="preserve"> tender sprouts shortly after spring green-up especially at burned sites (</w:t>
      </w:r>
      <w:proofErr w:type="spellStart"/>
      <w:r w:rsidR="00772C17" w:rsidRPr="007C59B6">
        <w:t>Stransky</w:t>
      </w:r>
      <w:proofErr w:type="spellEnd"/>
      <w:r w:rsidR="00772C17" w:rsidRPr="007C59B6">
        <w:t xml:space="preserve"> and Harlow 1981</w:t>
      </w:r>
      <w:r w:rsidR="00033D08">
        <w:t>,</w:t>
      </w:r>
      <w:r w:rsidR="00772C17">
        <w:t xml:space="preserve"> </w:t>
      </w:r>
      <w:r w:rsidR="00772C17" w:rsidRPr="007C59B6">
        <w:t xml:space="preserve">Lewis </w:t>
      </w:r>
      <w:r w:rsidR="00772C17">
        <w:t xml:space="preserve">et al. </w:t>
      </w:r>
      <w:r w:rsidR="00772C17" w:rsidRPr="007C59B6">
        <w:t xml:space="preserve">1982, Masters </w:t>
      </w:r>
      <w:r w:rsidR="00772C17">
        <w:t xml:space="preserve">et al. </w:t>
      </w:r>
      <w:r w:rsidR="00772C17" w:rsidRPr="007C59B6">
        <w:t>1993</w:t>
      </w:r>
      <w:r w:rsidR="002D158D">
        <w:t>b</w:t>
      </w:r>
      <w:r w:rsidR="00772C17" w:rsidRPr="007C59B6">
        <w:t>)</w:t>
      </w:r>
      <w:r w:rsidR="00772C17">
        <w:t>.</w:t>
      </w:r>
      <w:r w:rsidR="0093403D" w:rsidRPr="007C59B6">
        <w:t xml:space="preserve"> </w:t>
      </w:r>
      <w:r w:rsidR="00073C0B">
        <w:t>In contrast, w</w:t>
      </w:r>
      <w:r w:rsidR="0093403D" w:rsidRPr="007C59B6">
        <w:t xml:space="preserve">oody browse is the largest component of deer </w:t>
      </w:r>
      <w:r w:rsidR="00F82FFB">
        <w:t>forage</w:t>
      </w:r>
      <w:r w:rsidR="0093403D" w:rsidRPr="007C59B6">
        <w:t xml:space="preserve"> and is consumed throughout the year (</w:t>
      </w:r>
      <w:r w:rsidR="000C760A">
        <w:t xml:space="preserve">Short 1971, </w:t>
      </w:r>
      <w:r w:rsidR="0093403D" w:rsidRPr="007C59B6">
        <w:t xml:space="preserve">Johnson </w:t>
      </w:r>
      <w:r w:rsidR="0093403D">
        <w:t xml:space="preserve">et al. </w:t>
      </w:r>
      <w:r w:rsidR="0093403D" w:rsidRPr="007C59B6">
        <w:t>1995</w:t>
      </w:r>
      <w:r w:rsidR="0093403D">
        <w:t>,</w:t>
      </w:r>
      <w:r w:rsidR="0093403D" w:rsidRPr="007C59B6">
        <w:t xml:space="preserve"> </w:t>
      </w:r>
      <w:r w:rsidR="0054078E">
        <w:t xml:space="preserve">Jenks et al. 1991, </w:t>
      </w:r>
      <w:r w:rsidR="0093403D" w:rsidRPr="007C59B6">
        <w:t xml:space="preserve">Gee </w:t>
      </w:r>
      <w:r w:rsidR="0093403D">
        <w:t xml:space="preserve">et al. </w:t>
      </w:r>
      <w:r w:rsidR="0093403D" w:rsidRPr="007C59B6">
        <w:t>199</w:t>
      </w:r>
      <w:r w:rsidR="0093403D">
        <w:t>4</w:t>
      </w:r>
      <w:r w:rsidR="0093403D" w:rsidRPr="007C59B6">
        <w:t xml:space="preserve">). </w:t>
      </w:r>
      <w:r w:rsidR="00421334" w:rsidRPr="007C59B6">
        <w:t>Nutrient demands for deer vary greatly throughout the year and among different age and sex classes</w:t>
      </w:r>
      <w:ins w:id="15" w:author="Author">
        <w:r w:rsidR="00524E14">
          <w:t>, and w</w:t>
        </w:r>
        <w:r w:rsidR="00774079">
          <w:t xml:space="preserve">hile deer require numerous nutrients to survive, one of the most critical is protein. </w:t>
        </w:r>
      </w:ins>
      <w:r w:rsidR="00421334" w:rsidRPr="007C59B6">
        <w:t>A basic maintenance diet for an adult deer contains around 6-</w:t>
      </w:r>
      <w:r w:rsidR="00421334">
        <w:t>10</w:t>
      </w:r>
      <w:r w:rsidR="00421334" w:rsidRPr="007C59B6">
        <w:t xml:space="preserve">% </w:t>
      </w:r>
      <w:r w:rsidR="00421334">
        <w:t>crude protein (CP)</w:t>
      </w:r>
      <w:r w:rsidR="00421334" w:rsidRPr="007C59B6">
        <w:t xml:space="preserve"> </w:t>
      </w:r>
      <w:r w:rsidR="00421334">
        <w:t>(</w:t>
      </w:r>
      <w:r w:rsidR="00421334" w:rsidRPr="007C59B6">
        <w:t xml:space="preserve">French </w:t>
      </w:r>
      <w:r w:rsidR="00421334">
        <w:t xml:space="preserve">et al. </w:t>
      </w:r>
      <w:r w:rsidR="00421334" w:rsidRPr="007C59B6">
        <w:t xml:space="preserve">1956, Holter </w:t>
      </w:r>
      <w:r w:rsidR="00421334">
        <w:t xml:space="preserve">et al. </w:t>
      </w:r>
      <w:r w:rsidR="00421334" w:rsidRPr="007C59B6">
        <w:t>197</w:t>
      </w:r>
      <w:r w:rsidR="00421334">
        <w:t xml:space="preserve">9, </w:t>
      </w:r>
      <w:proofErr w:type="spellStart"/>
      <w:r w:rsidR="00421334" w:rsidRPr="007C59B6">
        <w:t>Asleson</w:t>
      </w:r>
      <w:proofErr w:type="spellEnd"/>
      <w:r w:rsidR="00421334" w:rsidRPr="007C59B6">
        <w:t xml:space="preserve"> </w:t>
      </w:r>
      <w:r w:rsidR="00421334">
        <w:t xml:space="preserve">et al. </w:t>
      </w:r>
      <w:r w:rsidR="00421334" w:rsidRPr="007C59B6">
        <w:t>1996</w:t>
      </w:r>
      <w:r w:rsidR="00421334">
        <w:t>, National Research Council 2007</w:t>
      </w:r>
      <w:r w:rsidR="00421334" w:rsidRPr="007C59B6">
        <w:t xml:space="preserve">). Protein demands are </w:t>
      </w:r>
      <w:r w:rsidR="004D1FE3">
        <w:t>greater</w:t>
      </w:r>
      <w:r w:rsidR="00421334" w:rsidRPr="007C59B6">
        <w:t xml:space="preserve"> </w:t>
      </w:r>
      <w:r w:rsidR="00421334">
        <w:t xml:space="preserve">at </w:t>
      </w:r>
      <w:del w:id="16" w:author="Author">
        <w:r w:rsidR="00421334" w:rsidDel="00C13D20">
          <w:delText xml:space="preserve">many </w:delText>
        </w:r>
      </w:del>
      <w:ins w:id="17" w:author="Author">
        <w:r w:rsidR="00C13D20">
          <w:t xml:space="preserve">several </w:t>
        </w:r>
      </w:ins>
      <w:r w:rsidR="00421334">
        <w:t>key life stages</w:t>
      </w:r>
      <w:r w:rsidR="00421334" w:rsidRPr="007C59B6">
        <w:t xml:space="preserve"> for deer</w:t>
      </w:r>
      <w:r w:rsidR="00421334" w:rsidRPr="00FE472A">
        <w:t xml:space="preserve"> </w:t>
      </w:r>
      <w:r w:rsidR="00421334">
        <w:t>including</w:t>
      </w:r>
      <w:r w:rsidR="00692563">
        <w:t xml:space="preserve">, </w:t>
      </w:r>
      <w:r w:rsidR="00421334">
        <w:t>14-22% for fawns (</w:t>
      </w:r>
      <w:proofErr w:type="spellStart"/>
      <w:r w:rsidR="00421334" w:rsidRPr="007C59B6">
        <w:t>Ullrey</w:t>
      </w:r>
      <w:proofErr w:type="spellEnd"/>
      <w:r w:rsidR="00421334" w:rsidRPr="007C59B6">
        <w:t xml:space="preserve"> </w:t>
      </w:r>
      <w:r w:rsidR="00421334">
        <w:t xml:space="preserve">et al. </w:t>
      </w:r>
      <w:r w:rsidR="00421334" w:rsidRPr="007C59B6">
        <w:t>1967)</w:t>
      </w:r>
      <w:r w:rsidR="00421334">
        <w:t xml:space="preserve">, 11% for yearling deer (Holter et al. 1979), 11-12% for </w:t>
      </w:r>
      <w:r w:rsidR="00421334" w:rsidRPr="007C59B6">
        <w:t>antler</w:t>
      </w:r>
      <w:r w:rsidR="00421334">
        <w:t xml:space="preserve"> growth</w:t>
      </w:r>
      <w:r w:rsidR="00421334" w:rsidDel="002D7272">
        <w:t xml:space="preserve"> </w:t>
      </w:r>
      <w:r w:rsidR="00421334" w:rsidRPr="007C59B6">
        <w:t>(</w:t>
      </w:r>
      <w:proofErr w:type="spellStart"/>
      <w:r w:rsidR="00421334" w:rsidRPr="007C59B6">
        <w:t>A</w:t>
      </w:r>
      <w:r w:rsidR="00421334">
        <w:t>s</w:t>
      </w:r>
      <w:r w:rsidR="00421334" w:rsidRPr="007C59B6">
        <w:t>leson</w:t>
      </w:r>
      <w:proofErr w:type="spellEnd"/>
      <w:r w:rsidR="00421334" w:rsidRPr="007C59B6">
        <w:t xml:space="preserve"> </w:t>
      </w:r>
      <w:r w:rsidR="00421334">
        <w:t xml:space="preserve">et al. </w:t>
      </w:r>
      <w:r w:rsidR="00421334" w:rsidRPr="007C59B6">
        <w:t>1996)</w:t>
      </w:r>
      <w:r w:rsidR="00421334">
        <w:t xml:space="preserve">, and 14% for lactating females </w:t>
      </w:r>
      <w:r w:rsidR="00421334" w:rsidRPr="007C59B6">
        <w:t xml:space="preserve">(Jones </w:t>
      </w:r>
      <w:r w:rsidR="00421334">
        <w:t xml:space="preserve">et al. </w:t>
      </w:r>
      <w:r w:rsidR="00421334" w:rsidRPr="007C59B6">
        <w:t xml:space="preserve">2009, Lashley </w:t>
      </w:r>
      <w:r w:rsidR="00421334">
        <w:t xml:space="preserve">et al. </w:t>
      </w:r>
      <w:r w:rsidR="00421334" w:rsidRPr="007C59B6">
        <w:t>2011</w:t>
      </w:r>
      <w:r w:rsidR="00421334">
        <w:t>, Hewitt 2011</w:t>
      </w:r>
      <w:r w:rsidR="00421334" w:rsidRPr="007C59B6">
        <w:t xml:space="preserve">). </w:t>
      </w:r>
      <w:r w:rsidR="004D1FE3">
        <w:t>While CP</w:t>
      </w:r>
      <w:r w:rsidR="00421334">
        <w:t xml:space="preserve"> is only one measure of forage quality for deer, </w:t>
      </w:r>
      <w:r w:rsidR="004D1FE3">
        <w:t>it</w:t>
      </w:r>
      <w:r w:rsidR="00421334">
        <w:t xml:space="preserve"> is easily interpreted, well-studied, and correlates well with the key life history processes listed above</w:t>
      </w:r>
      <w:ins w:id="18" w:author="Author">
        <w:r w:rsidR="00C13D20">
          <w:t xml:space="preserve">.  </w:t>
        </w:r>
        <w:del w:id="19" w:author="Author">
          <w:r w:rsidR="00823773" w:rsidDel="00C13D20">
            <w:delText xml:space="preserve">, and </w:delText>
          </w:r>
        </w:del>
      </w:ins>
      <w:del w:id="20" w:author="Author">
        <w:r w:rsidR="00421334" w:rsidDel="00C13D20">
          <w:delText xml:space="preserve">. </w:delText>
        </w:r>
      </w:del>
      <w:ins w:id="21" w:author="Author">
        <w:del w:id="22" w:author="Author">
          <w:r w:rsidR="00774079" w:rsidDel="00C13D20">
            <w:delText>d</w:delText>
          </w:r>
        </w:del>
        <w:r w:rsidR="00C13D20">
          <w:t>D</w:t>
        </w:r>
        <w:r w:rsidR="00774079">
          <w:t>eer must acquire protein directly from forage</w:t>
        </w:r>
        <w:del w:id="23" w:author="Author">
          <w:r w:rsidR="00774079" w:rsidDel="00C13D20">
            <w:delText>, and</w:delText>
          </w:r>
        </w:del>
        <w:r w:rsidR="00C13D20">
          <w:t xml:space="preserve"> as</w:t>
        </w:r>
        <w:r w:rsidR="00774079">
          <w:t xml:space="preserve"> needs cannot be met by body reserves (Sadlier 1987). Additionally, </w:t>
        </w:r>
        <w:r w:rsidR="00774079" w:rsidRPr="00774079">
          <w:t>CP</w:t>
        </w:r>
        <w:r w:rsidR="00C13D20">
          <w:t xml:space="preserve"> </w:t>
        </w:r>
        <w:r w:rsidR="00774079" w:rsidRPr="00774079">
          <w:t>requirements</w:t>
        </w:r>
        <w:r w:rsidR="00774079">
          <w:t xml:space="preserve"> appear more limiting </w:t>
        </w:r>
        <w:del w:id="24" w:author="Author">
          <w:r w:rsidR="00774079" w:rsidDel="00C13D20">
            <w:delText>on</w:delText>
          </w:r>
        </w:del>
        <w:r w:rsidR="00C13D20">
          <w:t>to</w:t>
        </w:r>
        <w:r w:rsidR="00774079">
          <w:t xml:space="preserve"> nutritional carrying capacity</w:t>
        </w:r>
        <w:r w:rsidR="00774079" w:rsidRPr="00774079">
          <w:t xml:space="preserve"> than </w:t>
        </w:r>
        <w:r w:rsidR="00774079">
          <w:t xml:space="preserve">digestible energy </w:t>
        </w:r>
        <w:r w:rsidR="00774079" w:rsidRPr="00774079">
          <w:t xml:space="preserve">requirements in the </w:t>
        </w:r>
        <w:r w:rsidR="00774079">
          <w:t>southeast</w:t>
        </w:r>
        <w:r w:rsidR="00C13D20">
          <w:t>ern</w:t>
        </w:r>
        <w:r w:rsidR="00774079" w:rsidRPr="00774079">
          <w:t xml:space="preserve"> </w:t>
        </w:r>
        <w:r w:rsidR="00774079">
          <w:t>US</w:t>
        </w:r>
        <w:del w:id="25" w:author="Author">
          <w:r w:rsidR="00774079" w:rsidDel="00C13D20">
            <w:delText>A</w:delText>
          </w:r>
        </w:del>
        <w:r w:rsidR="00774079">
          <w:t xml:space="preserve"> </w:t>
        </w:r>
        <w:r w:rsidR="00774079" w:rsidRPr="00774079">
          <w:t xml:space="preserve">(Jones </w:t>
        </w:r>
        <w:r w:rsidR="00774079">
          <w:t xml:space="preserve">et al. </w:t>
        </w:r>
        <w:r w:rsidR="00774079" w:rsidRPr="00774079">
          <w:t>2008</w:t>
        </w:r>
        <w:r w:rsidR="00774079">
          <w:t xml:space="preserve"> and 2009, Lashley et al. 2011</w:t>
        </w:r>
        <w:r w:rsidR="00774079" w:rsidRPr="00774079">
          <w:t>)</w:t>
        </w:r>
        <w:r w:rsidR="00774079">
          <w:t>.</w:t>
        </w:r>
      </w:ins>
    </w:p>
    <w:p w14:paraId="5586DABA" w14:textId="52A756AF" w:rsidR="0093403D" w:rsidRDefault="00F17796" w:rsidP="00E67A80">
      <w:pPr>
        <w:spacing w:line="480" w:lineRule="auto"/>
      </w:pPr>
      <w:r w:rsidRPr="00E67A80">
        <w:lastRenderedPageBreak/>
        <w:tab/>
        <w:t xml:space="preserve">The purpose of this study was to quantify deer forage quality and productivity across a wide range </w:t>
      </w:r>
      <w:r w:rsidR="00772C17">
        <w:t xml:space="preserve">of </w:t>
      </w:r>
      <w:ins w:id="26" w:author="Author">
        <w:r w:rsidR="00774079">
          <w:t xml:space="preserve">plant communities and structures </w:t>
        </w:r>
      </w:ins>
      <w:del w:id="27" w:author="Author">
        <w:r w:rsidR="00772C17" w:rsidDel="00774079">
          <w:delText xml:space="preserve">ecosystem types </w:delText>
        </w:r>
      </w:del>
      <w:r w:rsidR="00772C17">
        <w:t>in an experimental setting</w:t>
      </w:r>
      <w:r w:rsidR="00A40051">
        <w:t xml:space="preserve">. </w:t>
      </w:r>
      <w:r w:rsidR="00DC1406">
        <w:t>E</w:t>
      </w:r>
      <w:r w:rsidR="00A40051">
        <w:t>xperimental units</w:t>
      </w:r>
      <w:r w:rsidR="00033D08">
        <w:t>, which</w:t>
      </w:r>
      <w:r w:rsidRPr="00E67A80">
        <w:t xml:space="preserve"> rang</w:t>
      </w:r>
      <w:r w:rsidR="00A40051">
        <w:t>ed</w:t>
      </w:r>
      <w:r w:rsidRPr="00E67A80">
        <w:t xml:space="preserve"> from forest to </w:t>
      </w:r>
      <w:r w:rsidR="00A61814" w:rsidRPr="00E67A80">
        <w:t xml:space="preserve">grassland, </w:t>
      </w:r>
      <w:r w:rsidRPr="00E67A80">
        <w:t xml:space="preserve">were created by various combinations of tree harvest, </w:t>
      </w:r>
      <w:r w:rsidR="00F53ED5">
        <w:t xml:space="preserve">chemical </w:t>
      </w:r>
      <w:r w:rsidRPr="00E67A80">
        <w:t xml:space="preserve">thinning, and prescribed fire. The objectives were to 1) </w:t>
      </w:r>
      <w:ins w:id="28" w:author="Author">
        <w:r w:rsidR="00C13D20">
          <w:t>c</w:t>
        </w:r>
      </w:ins>
      <w:del w:id="29" w:author="Author">
        <w:r w:rsidRPr="00E67A80" w:rsidDel="00C13D20">
          <w:delText>C</w:delText>
        </w:r>
      </w:del>
      <w:r w:rsidRPr="00E67A80">
        <w:t xml:space="preserve">ompare understory </w:t>
      </w:r>
      <w:r w:rsidR="00073C0B">
        <w:t>ANPP</w:t>
      </w:r>
      <w:r w:rsidRPr="00E67A80">
        <w:t xml:space="preserve"> of eight </w:t>
      </w:r>
      <w:r w:rsidR="00726EEC">
        <w:t>treatment</w:t>
      </w:r>
      <w:r w:rsidR="000E5311">
        <w:t>s</w:t>
      </w:r>
      <w:r w:rsidR="00726EEC">
        <w:t xml:space="preserve"> representing </w:t>
      </w:r>
      <w:r w:rsidR="00726EEC" w:rsidRPr="00E67A80">
        <w:t xml:space="preserve">different </w:t>
      </w:r>
      <w:r w:rsidRPr="00E67A80">
        <w:t xml:space="preserve">management regimes that created conditions ranging </w:t>
      </w:r>
      <w:r w:rsidR="006E130B">
        <w:t>from</w:t>
      </w:r>
      <w:r w:rsidR="006E130B" w:rsidRPr="00E67A80">
        <w:t xml:space="preserve"> </w:t>
      </w:r>
      <w:r w:rsidR="00073C2F">
        <w:t xml:space="preserve">grassland </w:t>
      </w:r>
      <w:r w:rsidR="00F53ED5">
        <w:t xml:space="preserve">to </w:t>
      </w:r>
      <w:r w:rsidR="00073C0B">
        <w:t>closed</w:t>
      </w:r>
      <w:r w:rsidR="00312FFA">
        <w:t>-</w:t>
      </w:r>
      <w:r w:rsidR="00073C0B">
        <w:t>canopy forest</w:t>
      </w:r>
      <w:ins w:id="30" w:author="Author">
        <w:r w:rsidR="00C13D20">
          <w:t xml:space="preserve"> and</w:t>
        </w:r>
      </w:ins>
      <w:del w:id="31" w:author="Author">
        <w:r w:rsidR="00073C0B" w:rsidDel="00C13D20">
          <w:delText>,</w:delText>
        </w:r>
      </w:del>
      <w:r w:rsidRPr="00E67A80">
        <w:t xml:space="preserve"> </w:t>
      </w:r>
      <w:del w:id="32" w:author="Author">
        <w:r w:rsidRPr="00E67A80" w:rsidDel="00823773">
          <w:delText>2) Compare changes in the understory vegetation</w:delText>
        </w:r>
        <w:r w:rsidRPr="00E67A80" w:rsidDel="00774079">
          <w:delText xml:space="preserve"> community</w:delText>
        </w:r>
        <w:r w:rsidRPr="00E67A80" w:rsidDel="00823773">
          <w:delText xml:space="preserve"> </w:delText>
        </w:r>
        <w:r w:rsidRPr="00E67A80" w:rsidDel="00774079">
          <w:delText>throughout</w:delText>
        </w:r>
        <w:r w:rsidRPr="00E67A80" w:rsidDel="00823773">
          <w:delText xml:space="preserve"> the growing season</w:delText>
        </w:r>
        <w:r w:rsidR="00073C0B" w:rsidDel="00823773">
          <w:delText>, and</w:delText>
        </w:r>
        <w:r w:rsidRPr="00E67A80" w:rsidDel="00823773">
          <w:delText xml:space="preserve"> </w:delText>
        </w:r>
      </w:del>
      <w:ins w:id="33" w:author="Author">
        <w:r w:rsidR="00823773">
          <w:t>2</w:t>
        </w:r>
      </w:ins>
      <w:del w:id="34" w:author="Author">
        <w:r w:rsidRPr="00E67A80" w:rsidDel="00823773">
          <w:delText>3</w:delText>
        </w:r>
      </w:del>
      <w:r w:rsidRPr="00E67A80">
        <w:t xml:space="preserve">) </w:t>
      </w:r>
      <w:del w:id="35" w:author="Author">
        <w:r w:rsidRPr="00E67A80" w:rsidDel="00C13D20">
          <w:delText>T</w:delText>
        </w:r>
      </w:del>
      <w:ins w:id="36" w:author="Author">
        <w:r w:rsidR="00C13D20">
          <w:t>t</w:t>
        </w:r>
      </w:ins>
      <w:r w:rsidRPr="00E67A80">
        <w:t xml:space="preserve">rack changes in forage CP concentration </w:t>
      </w:r>
      <w:ins w:id="37" w:author="Author">
        <w:r w:rsidR="00774079">
          <w:t>during</w:t>
        </w:r>
      </w:ins>
      <w:del w:id="38" w:author="Author">
        <w:r w:rsidRPr="00E67A80" w:rsidDel="00774079">
          <w:delText>throughout</w:delText>
        </w:r>
      </w:del>
      <w:r w:rsidRPr="00E67A80">
        <w:t xml:space="preserve"> the growing season</w:t>
      </w:r>
      <w:del w:id="39" w:author="Author">
        <w:r w:rsidR="00312FFA" w:rsidDel="00C13D20">
          <w:delText>,</w:delText>
        </w:r>
      </w:del>
      <w:r w:rsidR="00312FFA">
        <w:t xml:space="preserve"> and </w:t>
      </w:r>
      <w:ins w:id="40" w:author="Author">
        <w:r w:rsidR="00774079">
          <w:t>among</w:t>
        </w:r>
      </w:ins>
      <w:del w:id="41" w:author="Author">
        <w:r w:rsidR="00312FFA" w:rsidDel="00774079">
          <w:delText>between</w:delText>
        </w:r>
      </w:del>
      <w:r w:rsidR="00312FFA">
        <w:t xml:space="preserve"> treatments. </w:t>
      </w:r>
      <w:ins w:id="42" w:author="Author">
        <w:r w:rsidR="00823773">
          <w:t xml:space="preserve">With these objectives in mind, we hypothesized </w:t>
        </w:r>
        <w:r w:rsidR="00524E14">
          <w:t xml:space="preserve">that </w:t>
        </w:r>
        <w:r w:rsidR="00C13D20">
          <w:t xml:space="preserve">1) </w:t>
        </w:r>
        <w:r w:rsidR="00823773">
          <w:t xml:space="preserve">understory ANPP </w:t>
        </w:r>
        <w:r w:rsidR="00524E14">
          <w:t xml:space="preserve">for </w:t>
        </w:r>
        <w:r w:rsidR="00823773">
          <w:t xml:space="preserve">vegetation functional groups utilized by deer </w:t>
        </w:r>
        <w:del w:id="43" w:author="Author">
          <w:r w:rsidR="00823773" w:rsidDel="00C13D20">
            <w:delText xml:space="preserve">would </w:delText>
          </w:r>
        </w:del>
        <w:r w:rsidR="00823773">
          <w:t>increase with more frequent fire return interval and greater thinning intensity</w:t>
        </w:r>
        <w:del w:id="44" w:author="Author">
          <w:r w:rsidR="00823773" w:rsidDel="00C13D20">
            <w:delText>. Additionally</w:delText>
          </w:r>
        </w:del>
        <w:r w:rsidR="00C13D20">
          <w:t xml:space="preserve"> and that</w:t>
        </w:r>
        <w:del w:id="45" w:author="Author">
          <w:r w:rsidR="00823773" w:rsidDel="00C13D20">
            <w:delText>,</w:delText>
          </w:r>
        </w:del>
        <w:r w:rsidR="00823773">
          <w:t xml:space="preserve"> </w:t>
        </w:r>
        <w:r w:rsidR="00C13D20">
          <w:t xml:space="preserve">2) </w:t>
        </w:r>
        <w:r w:rsidR="00823773">
          <w:t xml:space="preserve">CP concentration </w:t>
        </w:r>
        <w:del w:id="46" w:author="Author">
          <w:r w:rsidR="00823773" w:rsidDel="00C13D20">
            <w:delText xml:space="preserve">will </w:delText>
          </w:r>
        </w:del>
        <w:r w:rsidR="00823773">
          <w:t>decline</w:t>
        </w:r>
        <w:r w:rsidR="00C13D20">
          <w:t>s</w:t>
        </w:r>
        <w:r w:rsidR="00823773">
          <w:t xml:space="preserve"> later in the growing season as plants mature, but </w:t>
        </w:r>
        <w:r w:rsidR="00C13D20">
          <w:t xml:space="preserve">that </w:t>
        </w:r>
        <w:r w:rsidR="00823773">
          <w:t>treatment</w:t>
        </w:r>
        <w:r w:rsidR="00C13D20">
          <w:t>s</w:t>
        </w:r>
        <w:r w:rsidR="00823773">
          <w:t xml:space="preserve"> </w:t>
        </w:r>
        <w:del w:id="47" w:author="Author">
          <w:r w:rsidR="00823773" w:rsidDel="00C13D20">
            <w:delText>will</w:delText>
          </w:r>
        </w:del>
        <w:r w:rsidR="00C13D20">
          <w:t>do</w:t>
        </w:r>
        <w:r w:rsidR="00823773">
          <w:t xml:space="preserve"> not affect CP </w:t>
        </w:r>
      </w:ins>
      <w:del w:id="48" w:author="Author">
        <w:r w:rsidR="005764C1" w:rsidDel="00823773">
          <w:delText xml:space="preserve"> Our</w:delText>
        </w:r>
      </w:del>
      <w:ins w:id="49" w:author="Author">
        <w:r w:rsidR="00823773">
          <w:t>concentration. Our</w:t>
        </w:r>
      </w:ins>
      <w:r w:rsidR="005764C1">
        <w:t xml:space="preserve"> results</w:t>
      </w:r>
      <w:r w:rsidR="0013129D">
        <w:t xml:space="preserve"> </w:t>
      </w:r>
      <w:r w:rsidR="005764C1">
        <w:t xml:space="preserve">further understanding of how forest structure and management affect </w:t>
      </w:r>
      <w:r w:rsidR="0024412B">
        <w:t xml:space="preserve">the </w:t>
      </w:r>
      <w:r w:rsidR="005764C1">
        <w:t xml:space="preserve">quality of deer habitat and </w:t>
      </w:r>
      <w:r w:rsidR="006C61CB">
        <w:t>help natural resource managers make</w:t>
      </w:r>
      <w:r w:rsidR="0024412B">
        <w:t xml:space="preserve"> informed</w:t>
      </w:r>
      <w:r w:rsidR="006C61CB">
        <w:t xml:space="preserve"> decisions </w:t>
      </w:r>
      <w:r w:rsidR="0024412B">
        <w:t>to meet landowner goals that include wildlife</w:t>
      </w:r>
      <w:r w:rsidR="006C61CB">
        <w:t>.</w:t>
      </w:r>
    </w:p>
    <w:p w14:paraId="680B96E7" w14:textId="7E06E552" w:rsidR="00324922" w:rsidRDefault="00324922" w:rsidP="00E67A80">
      <w:pPr>
        <w:spacing w:line="480" w:lineRule="auto"/>
        <w:rPr>
          <w:b/>
        </w:rPr>
      </w:pPr>
    </w:p>
    <w:p w14:paraId="69988016" w14:textId="04BEA1C6" w:rsidR="00324922" w:rsidRDefault="00717CC4" w:rsidP="00E67A80">
      <w:pPr>
        <w:spacing w:line="480" w:lineRule="auto"/>
        <w:rPr>
          <w:b/>
        </w:rPr>
      </w:pPr>
      <w:r>
        <w:rPr>
          <w:b/>
        </w:rPr>
        <w:t>2. Materials and Methods</w:t>
      </w:r>
    </w:p>
    <w:p w14:paraId="6BE36418" w14:textId="43B0C8E2" w:rsidR="00104FE6" w:rsidRPr="00717CC4" w:rsidRDefault="00717CC4" w:rsidP="00E67A80">
      <w:pPr>
        <w:spacing w:line="480" w:lineRule="auto"/>
        <w:rPr>
          <w:i/>
        </w:rPr>
      </w:pPr>
      <w:r w:rsidRPr="00717CC4">
        <w:rPr>
          <w:i/>
        </w:rPr>
        <w:t xml:space="preserve">2.1 </w:t>
      </w:r>
      <w:r>
        <w:rPr>
          <w:i/>
        </w:rPr>
        <w:t>Study area</w:t>
      </w:r>
    </w:p>
    <w:p w14:paraId="51BBFA0A" w14:textId="39E128FC" w:rsidR="00E82C64" w:rsidRPr="00E67A80" w:rsidRDefault="00E82C64" w:rsidP="00E6690C">
      <w:pPr>
        <w:spacing w:line="480" w:lineRule="auto"/>
        <w:ind w:firstLine="720"/>
      </w:pPr>
      <w:r w:rsidRPr="00E67A80">
        <w:t>This study was conducted at the Pushmataha Forest Habitat Research Area (FHRA</w:t>
      </w:r>
      <w:r w:rsidR="00DB6C45">
        <w:t>;</w:t>
      </w:r>
      <w:r w:rsidRPr="00E67A80">
        <w:t xml:space="preserve"> 34</w:t>
      </w:r>
      <w:r w:rsidRPr="00E67A80">
        <w:rPr>
          <w:vertAlign w:val="superscript"/>
        </w:rPr>
        <w:t>◦</w:t>
      </w:r>
      <w:r w:rsidRPr="00E67A80">
        <w:t>31′40′′ N, 95</w:t>
      </w:r>
      <w:r w:rsidRPr="00E67A80">
        <w:rPr>
          <w:vertAlign w:val="superscript"/>
        </w:rPr>
        <w:t>◦</w:t>
      </w:r>
      <w:r w:rsidRPr="00E67A80">
        <w:t>21′10′′ W), established in 198</w:t>
      </w:r>
      <w:r w:rsidR="00330617">
        <w:t>3</w:t>
      </w:r>
      <w:r w:rsidRPr="00E67A80">
        <w:t xml:space="preserve"> to study the effects of different treatments involving </w:t>
      </w:r>
      <w:r w:rsidR="004037DE">
        <w:t>tree</w:t>
      </w:r>
      <w:r w:rsidR="004037DE" w:rsidRPr="00E67A80">
        <w:t xml:space="preserve"> </w:t>
      </w:r>
      <w:r w:rsidRPr="00E67A80">
        <w:t>harvesting</w:t>
      </w:r>
      <w:r w:rsidR="004037DE">
        <w:t xml:space="preserve"> and</w:t>
      </w:r>
      <w:r w:rsidRPr="00E67A80">
        <w:t xml:space="preserve"> </w:t>
      </w:r>
      <w:r w:rsidR="0008518C">
        <w:t xml:space="preserve">chemical </w:t>
      </w:r>
      <w:r w:rsidRPr="00E67A80">
        <w:t>thinning</w:t>
      </w:r>
      <w:r w:rsidR="004037DE">
        <w:t xml:space="preserve"> combined with different prescribed fire return intervals</w:t>
      </w:r>
      <w:r w:rsidRPr="00E67A80">
        <w:t xml:space="preserve"> </w:t>
      </w:r>
      <w:r w:rsidR="00017641">
        <w:t>to create and maintain early successional</w:t>
      </w:r>
      <w:r w:rsidR="00A40051">
        <w:t xml:space="preserve"> </w:t>
      </w:r>
      <w:r w:rsidR="00324922">
        <w:t xml:space="preserve">environments </w:t>
      </w:r>
      <w:r w:rsidR="0074373D">
        <w:t xml:space="preserve">for white-tailed deer </w:t>
      </w:r>
      <w:r w:rsidRPr="00E67A80">
        <w:t>(Masters 1991</w:t>
      </w:r>
      <w:r w:rsidR="00017641">
        <w:t>, Masters et al. 1993b</w:t>
      </w:r>
      <w:r w:rsidRPr="00E67A80">
        <w:t>). The FHRA comprises 53 ha of the 7690 ha Pushmataha Wildlife Management Area (PWMA)</w:t>
      </w:r>
      <w:r w:rsidR="0021482C">
        <w:t>,</w:t>
      </w:r>
      <w:r w:rsidRPr="00E67A80">
        <w:t xml:space="preserve"> </w:t>
      </w:r>
      <w:r w:rsidR="006A722B">
        <w:t>which is owned and managed</w:t>
      </w:r>
      <w:r w:rsidR="006A722B" w:rsidRPr="00E67A80">
        <w:t xml:space="preserve"> </w:t>
      </w:r>
      <w:r w:rsidRPr="00E67A80">
        <w:lastRenderedPageBreak/>
        <w:t>by the Oklahoma Department of Wildlife Conservation</w:t>
      </w:r>
      <w:del w:id="50" w:author="Author">
        <w:r w:rsidRPr="00E67A80" w:rsidDel="00C13D20">
          <w:delText xml:space="preserve"> (ODWC)</w:delText>
        </w:r>
      </w:del>
      <w:r w:rsidRPr="00E67A80">
        <w:t xml:space="preserve">. The FHRA is located in the Kiamichi </w:t>
      </w:r>
      <w:r w:rsidR="0021482C">
        <w:t>M</w:t>
      </w:r>
      <w:r w:rsidRPr="00E67A80">
        <w:t>ountains in southeastern Oklahoma</w:t>
      </w:r>
      <w:r w:rsidR="00D21E6D" w:rsidRPr="00E67A80">
        <w:t xml:space="preserve"> at an elevation of 320-340</w:t>
      </w:r>
      <w:r w:rsidR="004037DE">
        <w:t xml:space="preserve"> </w:t>
      </w:r>
      <w:r w:rsidR="00D21E6D" w:rsidRPr="00E67A80">
        <w:t>m</w:t>
      </w:r>
      <w:r w:rsidR="00305D48">
        <w:t xml:space="preserve"> </w:t>
      </w:r>
      <w:r w:rsidR="00C11B30">
        <w:t>above sea level</w:t>
      </w:r>
      <w:r w:rsidRPr="00E67A80">
        <w:t>. Soils in the area are an</w:t>
      </w:r>
      <w:r w:rsidR="009F1BF2" w:rsidRPr="00E67A80">
        <w:t xml:space="preserve"> </w:t>
      </w:r>
      <w:r w:rsidRPr="00E67A80">
        <w:t xml:space="preserve">association of the </w:t>
      </w:r>
      <w:proofErr w:type="spellStart"/>
      <w:r w:rsidR="007067B9">
        <w:t>C</w:t>
      </w:r>
      <w:r w:rsidRPr="00E67A80">
        <w:t>aransaw</w:t>
      </w:r>
      <w:proofErr w:type="spellEnd"/>
      <w:r w:rsidRPr="00E67A80">
        <w:t xml:space="preserve"> (fine, mixed, </w:t>
      </w:r>
      <w:proofErr w:type="spellStart"/>
      <w:r w:rsidRPr="00E67A80">
        <w:t>semiactive</w:t>
      </w:r>
      <w:proofErr w:type="spellEnd"/>
      <w:r w:rsidRPr="00E67A80">
        <w:t>, thermic Typic Hapludults) and Stapp (Fine, mixed,</w:t>
      </w:r>
      <w:r w:rsidR="009F1BF2" w:rsidRPr="00E67A80">
        <w:t xml:space="preserve"> </w:t>
      </w:r>
      <w:r w:rsidRPr="00E67A80">
        <w:t>active, thermic Aquic Hapludults) soil series, and are shallow and rocky with slopes ranging from 8-12% (Masters et al. 1993</w:t>
      </w:r>
      <w:r w:rsidR="00E23889">
        <w:t>a, b</w:t>
      </w:r>
      <w:r w:rsidRPr="00E67A80">
        <w:t>).</w:t>
      </w:r>
      <w:r w:rsidR="00E6690C">
        <w:t xml:space="preserve">  </w:t>
      </w:r>
      <w:r w:rsidRPr="00E67A80">
        <w:t xml:space="preserve">The climate </w:t>
      </w:r>
      <w:r w:rsidR="004037DE">
        <w:t>is</w:t>
      </w:r>
      <w:r w:rsidR="004037DE" w:rsidRPr="00E67A80">
        <w:t xml:space="preserve"> </w:t>
      </w:r>
      <w:r w:rsidRPr="00E67A80">
        <w:t xml:space="preserve">semi-humid to humid with hot summers and mild winters. The mean annual precipitation and temperature in the area from 1986 to 2016 were 1212 mm and 17.5 </w:t>
      </w:r>
      <w:r w:rsidRPr="00A5328E">
        <w:rPr>
          <w:position w:val="8"/>
          <w:sz w:val="18"/>
          <w:szCs w:val="18"/>
        </w:rPr>
        <w:t>o</w:t>
      </w:r>
      <w:r w:rsidRPr="00E67A80">
        <w:t>C</w:t>
      </w:r>
      <w:r w:rsidR="00F61BBB">
        <w:t>, respectively</w:t>
      </w:r>
      <w:r w:rsidRPr="00E67A80">
        <w:t xml:space="preserve"> (Oklahoma Climatological Survey). The growing season averaged around 210 days for the last 30 years with the average first freeze </w:t>
      </w:r>
      <w:r w:rsidR="00A5328E">
        <w:t>occurring</w:t>
      </w:r>
      <w:r w:rsidR="00DB6C45" w:rsidRPr="00E67A80">
        <w:t xml:space="preserve"> </w:t>
      </w:r>
      <w:r w:rsidRPr="00E67A80">
        <w:t>near the end of October.</w:t>
      </w:r>
    </w:p>
    <w:p w14:paraId="04912964" w14:textId="4A560D71" w:rsidR="00E82C64" w:rsidRPr="00E67A80" w:rsidRDefault="00E82C64" w:rsidP="00E67A80">
      <w:pPr>
        <w:spacing w:line="480" w:lineRule="auto"/>
        <w:ind w:firstLine="720"/>
      </w:pPr>
      <w:r w:rsidRPr="00E67A80">
        <w:t xml:space="preserve">The PWMA </w:t>
      </w:r>
      <w:r w:rsidR="004037DE">
        <w:t xml:space="preserve">is located near the western edge of the southern </w:t>
      </w:r>
      <w:r w:rsidRPr="00E67A80">
        <w:t xml:space="preserve">oak-pine forest </w:t>
      </w:r>
      <w:r w:rsidR="004037DE" w:rsidRPr="00E67A80">
        <w:t>(Duck and Fletcher 1943)</w:t>
      </w:r>
      <w:r w:rsidRPr="00E67A80">
        <w:t>. In areas that have not been thinned and burned, a closed-canopy forest dominate</w:t>
      </w:r>
      <w:r w:rsidR="007067B9">
        <w:t>d</w:t>
      </w:r>
      <w:r w:rsidRPr="00E67A80">
        <w:t>, approximately 100-years-old</w:t>
      </w:r>
      <w:r w:rsidR="00FF7655">
        <w:t xml:space="preserve"> (Adhikari et al. 2021b)</w:t>
      </w:r>
      <w:r w:rsidRPr="00E67A80">
        <w:t xml:space="preserve">, composed </w:t>
      </w:r>
      <w:r w:rsidR="00D21E6D" w:rsidRPr="00E67A80">
        <w:t>primarily</w:t>
      </w:r>
      <w:r w:rsidRPr="00E67A80">
        <w:t xml:space="preserve"> of shortleaf pine</w:t>
      </w:r>
      <w:r w:rsidR="00DB6C45">
        <w:t xml:space="preserve"> (</w:t>
      </w:r>
      <w:r w:rsidR="00DB6C45" w:rsidRPr="0003683D">
        <w:rPr>
          <w:i/>
        </w:rPr>
        <w:t xml:space="preserve">Pinus </w:t>
      </w:r>
      <w:proofErr w:type="spellStart"/>
      <w:r w:rsidR="00DB6C45" w:rsidRPr="0003683D">
        <w:rPr>
          <w:i/>
        </w:rPr>
        <w:t>echinata</w:t>
      </w:r>
      <w:proofErr w:type="spellEnd"/>
      <w:r w:rsidR="00DB6C45">
        <w:t>)</w:t>
      </w:r>
      <w:r w:rsidRPr="00E67A80">
        <w:t>, post oak</w:t>
      </w:r>
      <w:r w:rsidR="0021482C">
        <w:t xml:space="preserve"> (</w:t>
      </w:r>
      <w:r w:rsidR="0021482C" w:rsidRPr="00073C2F">
        <w:rPr>
          <w:i/>
        </w:rPr>
        <w:t>Quercus stellata</w:t>
      </w:r>
      <w:r w:rsidR="0021482C">
        <w:t>)</w:t>
      </w:r>
      <w:r w:rsidRPr="00E67A80">
        <w:t>, and hickory</w:t>
      </w:r>
      <w:r w:rsidRPr="00E67A80">
        <w:rPr>
          <w:i/>
          <w:iCs/>
        </w:rPr>
        <w:t xml:space="preserve"> (Carya </w:t>
      </w:r>
      <w:r w:rsidRPr="004A39C0">
        <w:rPr>
          <w:iCs/>
        </w:rPr>
        <w:t>spp</w:t>
      </w:r>
      <w:r w:rsidRPr="00E67A80">
        <w:rPr>
          <w:i/>
          <w:iCs/>
        </w:rPr>
        <w:t>.)</w:t>
      </w:r>
      <w:r w:rsidRPr="00E67A80">
        <w:t xml:space="preserve">. In this condition, there </w:t>
      </w:r>
      <w:r w:rsidR="007067B9">
        <w:t>was</w:t>
      </w:r>
      <w:r w:rsidR="007067B9" w:rsidRPr="00E67A80">
        <w:t xml:space="preserve"> </w:t>
      </w:r>
      <w:r w:rsidRPr="00E67A80">
        <w:t>little understory vegetation</w:t>
      </w:r>
      <w:r w:rsidR="0021482C">
        <w:t xml:space="preserve">. </w:t>
      </w:r>
      <w:r w:rsidRPr="00E67A80">
        <w:t xml:space="preserve"> </w:t>
      </w:r>
      <w:r w:rsidR="0021482C">
        <w:t>H</w:t>
      </w:r>
      <w:r w:rsidRPr="00E67A80">
        <w:t>owever</w:t>
      </w:r>
      <w:r w:rsidR="00DB6C45">
        <w:t>,</w:t>
      </w:r>
      <w:r w:rsidRPr="00E67A80">
        <w:t xml:space="preserve"> there </w:t>
      </w:r>
      <w:r w:rsidR="007067B9">
        <w:t>were</w:t>
      </w:r>
      <w:del w:id="51" w:author="Author">
        <w:r w:rsidR="007067B9" w:rsidRPr="00E67A80" w:rsidDel="00774079">
          <w:delText xml:space="preserve"> </w:delText>
        </w:r>
        <w:r w:rsidRPr="00E67A80" w:rsidDel="00774079">
          <w:delText>sparse</w:delText>
        </w:r>
      </w:del>
      <w:r w:rsidRPr="00E67A80">
        <w:t xml:space="preserve"> areas of</w:t>
      </w:r>
      <w:r w:rsidR="00D21E6D" w:rsidRPr="00E67A80">
        <w:t xml:space="preserve"> shade</w:t>
      </w:r>
      <w:r w:rsidR="00E6690C">
        <w:t>-</w:t>
      </w:r>
      <w:r w:rsidR="00D21E6D" w:rsidRPr="00E67A80">
        <w:t>tolerant plants such as</w:t>
      </w:r>
      <w:r w:rsidRPr="00E67A80">
        <w:t xml:space="preserve"> </w:t>
      </w:r>
      <w:r w:rsidR="00350D10" w:rsidRPr="00E67A80">
        <w:t>greenbrier</w:t>
      </w:r>
      <w:r w:rsidRPr="00E67A80">
        <w:t xml:space="preserve"> (</w:t>
      </w:r>
      <w:r w:rsidRPr="00E67A80">
        <w:rPr>
          <w:i/>
          <w:iCs/>
        </w:rPr>
        <w:t xml:space="preserve">Smilax spp.), </w:t>
      </w:r>
      <w:r w:rsidRPr="00E67A80">
        <w:t>poison ivy</w:t>
      </w:r>
      <w:r w:rsidRPr="00E67A80">
        <w:rPr>
          <w:i/>
          <w:iCs/>
        </w:rPr>
        <w:t xml:space="preserve"> (</w:t>
      </w:r>
      <w:r w:rsidR="00A73BD0">
        <w:rPr>
          <w:i/>
          <w:iCs/>
        </w:rPr>
        <w:t xml:space="preserve">Toxicodendron </w:t>
      </w:r>
      <w:r w:rsidRPr="00E67A80">
        <w:rPr>
          <w:i/>
          <w:iCs/>
        </w:rPr>
        <w:t>radicans)</w:t>
      </w:r>
      <w:r w:rsidRPr="00E67A80">
        <w:t>, grape (</w:t>
      </w:r>
      <w:r w:rsidRPr="00E67A80">
        <w:rPr>
          <w:i/>
          <w:iCs/>
        </w:rPr>
        <w:t xml:space="preserve">Vitis </w:t>
      </w:r>
      <w:r w:rsidRPr="004A39C0">
        <w:rPr>
          <w:iCs/>
        </w:rPr>
        <w:t>spp</w:t>
      </w:r>
      <w:r w:rsidRPr="00E67A80">
        <w:rPr>
          <w:i/>
          <w:iCs/>
        </w:rPr>
        <w:t xml:space="preserve">.), </w:t>
      </w:r>
      <w:r w:rsidRPr="00E67A80">
        <w:rPr>
          <w:iCs/>
        </w:rPr>
        <w:t>and</w:t>
      </w:r>
      <w:r w:rsidRPr="00E67A80">
        <w:rPr>
          <w:i/>
          <w:iCs/>
        </w:rPr>
        <w:t xml:space="preserve"> </w:t>
      </w:r>
      <w:r w:rsidRPr="00E67A80">
        <w:t>sedges (</w:t>
      </w:r>
      <w:proofErr w:type="spellStart"/>
      <w:r w:rsidRPr="00E67A80">
        <w:rPr>
          <w:i/>
          <w:iCs/>
        </w:rPr>
        <w:t>Carex</w:t>
      </w:r>
      <w:proofErr w:type="spellEnd"/>
      <w:r w:rsidRPr="00E67A80">
        <w:rPr>
          <w:i/>
          <w:iCs/>
        </w:rPr>
        <w:t xml:space="preserve"> </w:t>
      </w:r>
      <w:r w:rsidRPr="004A39C0">
        <w:rPr>
          <w:iCs/>
        </w:rPr>
        <w:t>spp</w:t>
      </w:r>
      <w:r w:rsidRPr="00E67A80">
        <w:rPr>
          <w:i/>
          <w:iCs/>
        </w:rPr>
        <w:t>.</w:t>
      </w:r>
      <w:r w:rsidRPr="00E67A80">
        <w:t xml:space="preserve">). In burned areas, shortleaf pine and post oak </w:t>
      </w:r>
      <w:r w:rsidR="00853ABB">
        <w:t xml:space="preserve">also </w:t>
      </w:r>
      <w:r w:rsidRPr="00E67A80">
        <w:t>dominate</w:t>
      </w:r>
      <w:r w:rsidR="007067B9">
        <w:t>d</w:t>
      </w:r>
      <w:r w:rsidRPr="00E67A80">
        <w:t xml:space="preserve"> the overstory</w:t>
      </w:r>
      <w:r w:rsidR="00853ABB">
        <w:t>, but hickory was less common</w:t>
      </w:r>
      <w:r w:rsidRPr="00E67A80">
        <w:t xml:space="preserve">. </w:t>
      </w:r>
      <w:r w:rsidR="002953FD">
        <w:t>In more open areas</w:t>
      </w:r>
      <w:r w:rsidR="000F48F6">
        <w:t>,</w:t>
      </w:r>
      <w:r w:rsidRPr="00E67A80">
        <w:t xml:space="preserve"> understory </w:t>
      </w:r>
      <w:r w:rsidR="00BA5EAF">
        <w:t xml:space="preserve">of burned </w:t>
      </w:r>
      <w:r w:rsidR="002953FD">
        <w:t xml:space="preserve">units </w:t>
      </w:r>
      <w:r w:rsidR="007067B9">
        <w:t>was</w:t>
      </w:r>
      <w:r w:rsidR="007067B9" w:rsidRPr="00E67A80">
        <w:t xml:space="preserve"> </w:t>
      </w:r>
      <w:r w:rsidRPr="00E67A80">
        <w:t>mainly composed of tallgrass prairie species</w:t>
      </w:r>
      <w:r w:rsidR="004037DE">
        <w:t xml:space="preserve"> </w:t>
      </w:r>
      <w:r w:rsidR="002953FD">
        <w:t>such as</w:t>
      </w:r>
      <w:r w:rsidRPr="00E67A80">
        <w:t xml:space="preserve"> big bluestem (</w:t>
      </w:r>
      <w:r w:rsidRPr="00E67A80">
        <w:rPr>
          <w:i/>
          <w:iCs/>
        </w:rPr>
        <w:t>Andropogon gerardii)</w:t>
      </w:r>
      <w:r w:rsidRPr="00E67A80">
        <w:t>, little bluestem (</w:t>
      </w:r>
      <w:proofErr w:type="spellStart"/>
      <w:r w:rsidRPr="00E67A80">
        <w:rPr>
          <w:i/>
          <w:iCs/>
        </w:rPr>
        <w:t>Schizachyrium</w:t>
      </w:r>
      <w:proofErr w:type="spellEnd"/>
      <w:r w:rsidRPr="00E67A80">
        <w:rPr>
          <w:i/>
          <w:iCs/>
        </w:rPr>
        <w:t xml:space="preserve"> </w:t>
      </w:r>
      <w:proofErr w:type="spellStart"/>
      <w:r w:rsidRPr="00E67A80">
        <w:rPr>
          <w:i/>
          <w:iCs/>
        </w:rPr>
        <w:t>scoparium</w:t>
      </w:r>
      <w:proofErr w:type="spellEnd"/>
      <w:r w:rsidRPr="00E67A80">
        <w:rPr>
          <w:i/>
          <w:iCs/>
        </w:rPr>
        <w:t>)</w:t>
      </w:r>
      <w:r w:rsidRPr="00E67A80">
        <w:t xml:space="preserve">, and </w:t>
      </w:r>
      <w:proofErr w:type="spellStart"/>
      <w:r w:rsidRPr="00E67A80">
        <w:t>Indiangrass</w:t>
      </w:r>
      <w:proofErr w:type="spellEnd"/>
      <w:r w:rsidRPr="00E67A80">
        <w:t xml:space="preserve"> (</w:t>
      </w:r>
      <w:proofErr w:type="spellStart"/>
      <w:r w:rsidR="00393686">
        <w:rPr>
          <w:i/>
          <w:iCs/>
        </w:rPr>
        <w:t>Sorghastrum</w:t>
      </w:r>
      <w:proofErr w:type="spellEnd"/>
      <w:r w:rsidR="00393686" w:rsidRPr="00E67A80">
        <w:rPr>
          <w:i/>
          <w:iCs/>
        </w:rPr>
        <w:t xml:space="preserve"> </w:t>
      </w:r>
      <w:proofErr w:type="spellStart"/>
      <w:r w:rsidRPr="00E67A80">
        <w:rPr>
          <w:i/>
          <w:iCs/>
        </w:rPr>
        <w:t>nutans</w:t>
      </w:r>
      <w:proofErr w:type="spellEnd"/>
      <w:r w:rsidRPr="00E67A80">
        <w:t>), with some</w:t>
      </w:r>
      <w:r w:rsidR="00A61814">
        <w:t xml:space="preserve"> </w:t>
      </w:r>
      <w:r w:rsidR="000212EE">
        <w:t>mostly</w:t>
      </w:r>
      <w:ins w:id="52" w:author="Author">
        <w:r w:rsidR="00774079">
          <w:t>,</w:t>
        </w:r>
      </w:ins>
      <w:r w:rsidR="000212EE" w:rsidRPr="00E67A80">
        <w:t xml:space="preserve"> </w:t>
      </w:r>
      <w:r w:rsidRPr="00E67A80">
        <w:t>cool</w:t>
      </w:r>
      <w:ins w:id="53" w:author="Author">
        <w:r w:rsidR="00774079">
          <w:t>-</w:t>
        </w:r>
      </w:ins>
      <w:del w:id="54" w:author="Author">
        <w:r w:rsidRPr="00E67A80" w:rsidDel="00774079">
          <w:delText xml:space="preserve"> </w:delText>
        </w:r>
      </w:del>
      <w:r w:rsidRPr="00E67A80">
        <w:t xml:space="preserve">season </w:t>
      </w:r>
      <w:r w:rsidRPr="00E67A80">
        <w:rPr>
          <w:i/>
          <w:iCs/>
        </w:rPr>
        <w:t xml:space="preserve">Panicum </w:t>
      </w:r>
      <w:r w:rsidRPr="00E67A80">
        <w:rPr>
          <w:iCs/>
        </w:rPr>
        <w:t>and</w:t>
      </w:r>
      <w:r w:rsidRPr="00E67A80">
        <w:rPr>
          <w:i/>
          <w:iCs/>
        </w:rPr>
        <w:t xml:space="preserve"> </w:t>
      </w:r>
      <w:proofErr w:type="spellStart"/>
      <w:r w:rsidR="00393686" w:rsidRPr="00A61814">
        <w:rPr>
          <w:i/>
          <w:iCs/>
        </w:rPr>
        <w:t>Dichanthelium</w:t>
      </w:r>
      <w:proofErr w:type="spellEnd"/>
      <w:r w:rsidR="00393686" w:rsidRPr="00A61814">
        <w:rPr>
          <w:i/>
          <w:iCs/>
        </w:rPr>
        <w:t xml:space="preserve"> </w:t>
      </w:r>
      <w:r w:rsidRPr="00E67A80">
        <w:t>spp. Common native forbs and legumes include</w:t>
      </w:r>
      <w:r w:rsidR="007067B9">
        <w:t>d</w:t>
      </w:r>
      <w:r w:rsidRPr="00E67A80">
        <w:t xml:space="preserve"> slender lespedeza (</w:t>
      </w:r>
      <w:r w:rsidRPr="00E67A80">
        <w:rPr>
          <w:i/>
          <w:iCs/>
        </w:rPr>
        <w:t>Lespedeza virginica</w:t>
      </w:r>
      <w:r w:rsidRPr="00E67A80">
        <w:t xml:space="preserve">), </w:t>
      </w:r>
      <w:proofErr w:type="spellStart"/>
      <w:r w:rsidRPr="00E67A80">
        <w:rPr>
          <w:i/>
          <w:iCs/>
        </w:rPr>
        <w:t>Desmodium</w:t>
      </w:r>
      <w:proofErr w:type="spellEnd"/>
      <w:r w:rsidRPr="00E67A80">
        <w:rPr>
          <w:i/>
          <w:iCs/>
        </w:rPr>
        <w:t xml:space="preserve"> </w:t>
      </w:r>
      <w:r w:rsidRPr="004A39C0">
        <w:rPr>
          <w:iCs/>
        </w:rPr>
        <w:t>spp</w:t>
      </w:r>
      <w:r w:rsidRPr="00E67A80">
        <w:rPr>
          <w:i/>
          <w:iCs/>
        </w:rPr>
        <w:t>.</w:t>
      </w:r>
      <w:r w:rsidRPr="00E67A80">
        <w:t>, showy partridge pea (</w:t>
      </w:r>
      <w:proofErr w:type="spellStart"/>
      <w:r w:rsidR="00393686">
        <w:rPr>
          <w:i/>
        </w:rPr>
        <w:t>Chamaecrista</w:t>
      </w:r>
      <w:proofErr w:type="spellEnd"/>
      <w:r w:rsidR="00393686">
        <w:rPr>
          <w:i/>
        </w:rPr>
        <w:t xml:space="preserve"> </w:t>
      </w:r>
      <w:r w:rsidRPr="00E67A80">
        <w:rPr>
          <w:i/>
        </w:rPr>
        <w:lastRenderedPageBreak/>
        <w:t>fas</w:t>
      </w:r>
      <w:r w:rsidR="00393686">
        <w:rPr>
          <w:i/>
        </w:rPr>
        <w:t>c</w:t>
      </w:r>
      <w:r w:rsidRPr="00E67A80">
        <w:rPr>
          <w:i/>
        </w:rPr>
        <w:t>iculata</w:t>
      </w:r>
      <w:r w:rsidRPr="00E67A80">
        <w:t>), trailing wild</w:t>
      </w:r>
      <w:r w:rsidR="001169B1">
        <w:t xml:space="preserve"> </w:t>
      </w:r>
      <w:r w:rsidRPr="00E67A80">
        <w:t>bean (</w:t>
      </w:r>
      <w:proofErr w:type="spellStart"/>
      <w:r w:rsidRPr="00E67A80">
        <w:rPr>
          <w:i/>
        </w:rPr>
        <w:t>Strophostyles</w:t>
      </w:r>
      <w:proofErr w:type="spellEnd"/>
      <w:r w:rsidR="00A40051">
        <w:rPr>
          <w:i/>
        </w:rPr>
        <w:t xml:space="preserve"> </w:t>
      </w:r>
      <w:proofErr w:type="spellStart"/>
      <w:r w:rsidR="00A40051">
        <w:rPr>
          <w:i/>
        </w:rPr>
        <w:t>h</w:t>
      </w:r>
      <w:r w:rsidR="009F1BF2">
        <w:rPr>
          <w:i/>
        </w:rPr>
        <w:t>elvola</w:t>
      </w:r>
      <w:proofErr w:type="spellEnd"/>
      <w:r w:rsidRPr="00E67A80">
        <w:rPr>
          <w:i/>
        </w:rPr>
        <w:t xml:space="preserve">), </w:t>
      </w:r>
      <w:r w:rsidRPr="00E67A80">
        <w:t>elm-leaf goldenrod (</w:t>
      </w:r>
      <w:proofErr w:type="spellStart"/>
      <w:r w:rsidRPr="00E67A80">
        <w:rPr>
          <w:i/>
          <w:iCs/>
          <w:color w:val="222222"/>
          <w:shd w:val="clear" w:color="auto" w:fill="FFFFFF"/>
        </w:rPr>
        <w:t>Solidago</w:t>
      </w:r>
      <w:proofErr w:type="spellEnd"/>
      <w:r w:rsidRPr="00E67A80">
        <w:rPr>
          <w:i/>
          <w:iCs/>
          <w:color w:val="222222"/>
          <w:shd w:val="clear" w:color="auto" w:fill="FFFFFF"/>
        </w:rPr>
        <w:t xml:space="preserve"> </w:t>
      </w:r>
      <w:proofErr w:type="spellStart"/>
      <w:r w:rsidRPr="00E67A80">
        <w:rPr>
          <w:i/>
          <w:iCs/>
          <w:color w:val="222222"/>
          <w:shd w:val="clear" w:color="auto" w:fill="FFFFFF"/>
        </w:rPr>
        <w:t>ulmifolia</w:t>
      </w:r>
      <w:proofErr w:type="spellEnd"/>
      <w:r w:rsidRPr="00E67A80">
        <w:t>)</w:t>
      </w:r>
      <w:r w:rsidRPr="00E67A80">
        <w:rPr>
          <w:i/>
          <w:iCs/>
        </w:rPr>
        <w:t>,</w:t>
      </w:r>
      <w:r w:rsidRPr="00E67A80">
        <w:t xml:space="preserve"> button snake-root (</w:t>
      </w:r>
      <w:r w:rsidRPr="00E67A80">
        <w:rPr>
          <w:i/>
          <w:iCs/>
        </w:rPr>
        <w:t>Eryngium</w:t>
      </w:r>
      <w:r w:rsidR="005C0FC8">
        <w:rPr>
          <w:i/>
          <w:iCs/>
        </w:rPr>
        <w:t xml:space="preserve"> </w:t>
      </w:r>
      <w:proofErr w:type="spellStart"/>
      <w:r w:rsidR="008D132F">
        <w:rPr>
          <w:i/>
          <w:iCs/>
        </w:rPr>
        <w:t>yuccifolium</w:t>
      </w:r>
      <w:proofErr w:type="spellEnd"/>
      <w:r w:rsidRPr="00E67A80">
        <w:rPr>
          <w:i/>
          <w:iCs/>
        </w:rPr>
        <w:t>),</w:t>
      </w:r>
      <w:r w:rsidRPr="00E67A80">
        <w:t xml:space="preserve"> and </w:t>
      </w:r>
      <w:r w:rsidR="00A61814">
        <w:t>hairy</w:t>
      </w:r>
      <w:r w:rsidR="00921531">
        <w:t xml:space="preserve"> </w:t>
      </w:r>
      <w:r w:rsidRPr="00E67A80">
        <w:t>sunflower (</w:t>
      </w:r>
      <w:r w:rsidRPr="00E67A80">
        <w:rPr>
          <w:i/>
          <w:iCs/>
          <w:color w:val="000000" w:themeColor="text1"/>
          <w:shd w:val="clear" w:color="auto" w:fill="FFFFFF"/>
        </w:rPr>
        <w:t xml:space="preserve">Helianthus </w:t>
      </w:r>
      <w:proofErr w:type="spellStart"/>
      <w:r w:rsidR="00A61814">
        <w:rPr>
          <w:i/>
          <w:iCs/>
          <w:color w:val="000000" w:themeColor="text1"/>
          <w:shd w:val="clear" w:color="auto" w:fill="FFFFFF"/>
        </w:rPr>
        <w:t>hirsutus</w:t>
      </w:r>
      <w:proofErr w:type="spellEnd"/>
      <w:r w:rsidRPr="00E67A80">
        <w:t xml:space="preserve">). </w:t>
      </w:r>
      <w:r w:rsidR="00C16DCE">
        <w:t>I</w:t>
      </w:r>
      <w:r w:rsidRPr="00E67A80">
        <w:t xml:space="preserve">n annually burned areas, the invasive </w:t>
      </w:r>
      <w:r w:rsidR="000851A3">
        <w:t>s</w:t>
      </w:r>
      <w:r w:rsidR="00F61BBB">
        <w:t>ericea</w:t>
      </w:r>
      <w:r w:rsidR="00393686">
        <w:t xml:space="preserve"> </w:t>
      </w:r>
      <w:r w:rsidRPr="00E67A80">
        <w:t>lespedeza (</w:t>
      </w:r>
      <w:r w:rsidRPr="00E67A80">
        <w:rPr>
          <w:i/>
          <w:iCs/>
        </w:rPr>
        <w:t>Lespedeza cuneata</w:t>
      </w:r>
      <w:r w:rsidRPr="00E67A80">
        <w:t xml:space="preserve">) </w:t>
      </w:r>
      <w:r w:rsidR="002953FD">
        <w:t>was common</w:t>
      </w:r>
      <w:r w:rsidRPr="00E67A80">
        <w:t>. In areas with 2</w:t>
      </w:r>
      <w:r w:rsidR="005F45FC">
        <w:t xml:space="preserve"> to </w:t>
      </w:r>
      <w:r w:rsidRPr="00E67A80">
        <w:t xml:space="preserve">4-year fire return intervals, </w:t>
      </w:r>
      <w:r w:rsidR="00093870">
        <w:t>understory woody</w:t>
      </w:r>
      <w:r w:rsidR="00093870" w:rsidRPr="00E67A80">
        <w:t xml:space="preserve"> </w:t>
      </w:r>
      <w:r w:rsidRPr="00E67A80">
        <w:t>plants includ</w:t>
      </w:r>
      <w:r w:rsidR="0044451B">
        <w:t>e</w:t>
      </w:r>
      <w:r w:rsidR="007067B9">
        <w:t>d</w:t>
      </w:r>
      <w:r w:rsidRPr="00E67A80">
        <w:t xml:space="preserve"> resprouting oaks and </w:t>
      </w:r>
      <w:r w:rsidR="00057D33">
        <w:t>hickories</w:t>
      </w:r>
      <w:r w:rsidRPr="00E67A80">
        <w:t>, winged sumac (</w:t>
      </w:r>
      <w:proofErr w:type="spellStart"/>
      <w:r w:rsidRPr="00E67A80">
        <w:rPr>
          <w:i/>
        </w:rPr>
        <w:t>Rhus</w:t>
      </w:r>
      <w:proofErr w:type="spellEnd"/>
      <w:r w:rsidRPr="00E67A80">
        <w:rPr>
          <w:i/>
        </w:rPr>
        <w:t xml:space="preserve"> </w:t>
      </w:r>
      <w:proofErr w:type="spellStart"/>
      <w:r w:rsidR="00057D33">
        <w:rPr>
          <w:i/>
        </w:rPr>
        <w:t>copallinum</w:t>
      </w:r>
      <w:proofErr w:type="spellEnd"/>
      <w:r w:rsidRPr="00E67A80">
        <w:t>), American beautyberry</w:t>
      </w:r>
      <w:r w:rsidRPr="00E67A8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7A80">
        <w:t>(</w:t>
      </w:r>
      <w:r w:rsidRPr="00E67A80">
        <w:rPr>
          <w:i/>
          <w:iCs/>
        </w:rPr>
        <w:t>Callicarpa americana),</w:t>
      </w:r>
      <w:r w:rsidRPr="00E67A8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67A80">
        <w:rPr>
          <w:color w:val="000000" w:themeColor="text1"/>
        </w:rPr>
        <w:t>and</w:t>
      </w:r>
      <w:r w:rsidRPr="00E67A80">
        <w:t xml:space="preserve"> winged elm (</w:t>
      </w:r>
      <w:proofErr w:type="spellStart"/>
      <w:r w:rsidRPr="00E67A80">
        <w:rPr>
          <w:i/>
          <w:iCs/>
        </w:rPr>
        <w:t>Ulmus</w:t>
      </w:r>
      <w:proofErr w:type="spellEnd"/>
      <w:r w:rsidRPr="00E67A80">
        <w:rPr>
          <w:i/>
          <w:iCs/>
        </w:rPr>
        <w:t xml:space="preserve"> </w:t>
      </w:r>
      <w:proofErr w:type="spellStart"/>
      <w:r w:rsidRPr="00E67A80">
        <w:rPr>
          <w:i/>
          <w:iCs/>
        </w:rPr>
        <w:t>alata</w:t>
      </w:r>
      <w:proofErr w:type="spellEnd"/>
      <w:r w:rsidRPr="00E67A80">
        <w:t xml:space="preserve">). </w:t>
      </w:r>
    </w:p>
    <w:p w14:paraId="3AA91B82" w14:textId="77777777" w:rsidR="00E82C64" w:rsidRPr="00E67A80" w:rsidRDefault="00E82C64" w:rsidP="00E67A80">
      <w:pPr>
        <w:spacing w:line="480" w:lineRule="auto"/>
        <w:rPr>
          <w:b/>
        </w:rPr>
      </w:pPr>
    </w:p>
    <w:p w14:paraId="225BED0C" w14:textId="5657C1E8" w:rsidR="002725C8" w:rsidRPr="00717CC4" w:rsidRDefault="00717CC4" w:rsidP="00E67A80">
      <w:pPr>
        <w:spacing w:line="480" w:lineRule="auto"/>
        <w:rPr>
          <w:i/>
        </w:rPr>
      </w:pPr>
      <w:r w:rsidRPr="00717CC4">
        <w:rPr>
          <w:i/>
        </w:rPr>
        <w:t xml:space="preserve">2.2 </w:t>
      </w:r>
      <w:r w:rsidR="00E67A80" w:rsidRPr="00717CC4">
        <w:rPr>
          <w:i/>
        </w:rPr>
        <w:t>T</w:t>
      </w:r>
      <w:r w:rsidR="002725C8" w:rsidRPr="00717CC4">
        <w:rPr>
          <w:i/>
        </w:rPr>
        <w:t>reatments</w:t>
      </w:r>
    </w:p>
    <w:p w14:paraId="7C794B77" w14:textId="5D3FD97D" w:rsidR="001F17A9" w:rsidRDefault="00D21E6D" w:rsidP="008554CC">
      <w:pPr>
        <w:spacing w:line="480" w:lineRule="auto"/>
        <w:ind w:firstLine="720"/>
        <w:rPr>
          <w:b/>
        </w:rPr>
      </w:pPr>
      <w:r w:rsidRPr="00E67A80">
        <w:t>In 1983, 28 (0.8 to 1.6 ha) experimental units were established in a randomized design</w:t>
      </w:r>
      <w:ins w:id="55" w:author="Author">
        <w:r w:rsidR="00774079">
          <w:t>, 23 of which represent</w:t>
        </w:r>
        <w:del w:id="56" w:author="Author">
          <w:r w:rsidR="00774079" w:rsidDel="00B9538C">
            <w:delText>ing</w:delText>
          </w:r>
        </w:del>
        <w:r w:rsidR="00B9538C">
          <w:t xml:space="preserve"> the</w:t>
        </w:r>
        <w:r w:rsidR="00774079">
          <w:t xml:space="preserve"> 8 treatment types </w:t>
        </w:r>
        <w:del w:id="57" w:author="Author">
          <w:r w:rsidR="00774079" w:rsidDel="00B9538C">
            <w:delText>are utilized</w:delText>
          </w:r>
        </w:del>
        <w:r w:rsidR="00B9538C">
          <w:t>measured</w:t>
        </w:r>
        <w:r w:rsidR="00774079">
          <w:t xml:space="preserve"> in this study</w:t>
        </w:r>
      </w:ins>
      <w:r w:rsidRPr="00E67A80">
        <w:t xml:space="preserve"> (Masters 1991). Treatments were applied in 1984</w:t>
      </w:r>
      <w:ins w:id="58" w:author="Author">
        <w:r w:rsidR="00774079">
          <w:t xml:space="preserve"> (</w:t>
        </w:r>
        <w:r w:rsidR="00774079" w:rsidRPr="005243E7">
          <w:rPr>
            <w:b/>
          </w:rPr>
          <w:t>Table 1</w:t>
        </w:r>
        <w:r w:rsidR="00774079">
          <w:t>)</w:t>
        </w:r>
      </w:ins>
      <w:r w:rsidRPr="00E67A80">
        <w:t xml:space="preserve">. </w:t>
      </w:r>
      <w:del w:id="59" w:author="Author">
        <w:r w:rsidRPr="00E67A80" w:rsidDel="00B9538C">
          <w:delText>The FHRA site ha</w:delText>
        </w:r>
        <w:r w:rsidR="00261A91" w:rsidDel="00B9538C">
          <w:delText>d</w:delText>
        </w:r>
      </w:del>
      <w:ins w:id="60" w:author="Author">
        <w:r w:rsidR="00B9538C">
          <w:t>The</w:t>
        </w:r>
      </w:ins>
      <w:r w:rsidRPr="00E67A80">
        <w:t xml:space="preserve"> eight treatments </w:t>
      </w:r>
      <w:del w:id="61" w:author="Author">
        <w:r w:rsidRPr="00E67A80" w:rsidDel="00B9538C">
          <w:delText xml:space="preserve">with </w:delText>
        </w:r>
      </w:del>
      <w:ins w:id="62" w:author="Author">
        <w:r w:rsidR="00B9538C">
          <w:t>had</w:t>
        </w:r>
        <w:r w:rsidR="00B9538C" w:rsidRPr="00E67A80">
          <w:t xml:space="preserve"> </w:t>
        </w:r>
      </w:ins>
      <w:r w:rsidRPr="00E67A80">
        <w:t>three replications of each</w:t>
      </w:r>
      <w:del w:id="63" w:author="Author">
        <w:r w:rsidRPr="00E67A80" w:rsidDel="00B9538C">
          <w:delText xml:space="preserve"> treatment</w:delText>
        </w:r>
      </w:del>
      <w:r w:rsidR="003A64E4">
        <w:t xml:space="preserve">, </w:t>
      </w:r>
      <w:r w:rsidRPr="00E67A80">
        <w:t>except for HT3</w:t>
      </w:r>
      <w:r w:rsidR="002953FD">
        <w:t>,</w:t>
      </w:r>
      <w:r w:rsidRPr="00E67A80">
        <w:t xml:space="preserve"> which ha</w:t>
      </w:r>
      <w:r w:rsidR="00093870">
        <w:t>d</w:t>
      </w:r>
      <w:r w:rsidRPr="00E67A80">
        <w:t xml:space="preserve"> two replicates. The treatments consist</w:t>
      </w:r>
      <w:r w:rsidR="00330617">
        <w:t>ed</w:t>
      </w:r>
      <w:r w:rsidRPr="00E67A80">
        <w:t xml:space="preserve"> of different combinations of harvesting </w:t>
      </w:r>
      <w:r w:rsidR="009F1BF2" w:rsidRPr="00E67A80">
        <w:t>(H)</w:t>
      </w:r>
      <w:r w:rsidR="009F1BF2">
        <w:t xml:space="preserve"> </w:t>
      </w:r>
      <w:r w:rsidRPr="00E67A80">
        <w:t xml:space="preserve">shortleaf pine </w:t>
      </w:r>
      <w:r w:rsidR="00E7130C">
        <w:t>trees</w:t>
      </w:r>
      <w:r w:rsidR="00E7130C" w:rsidRPr="00E67A80">
        <w:t xml:space="preserve"> </w:t>
      </w:r>
      <w:r w:rsidRPr="00E67A80">
        <w:t>greater than 11.4 cm diameter at breast height</w:t>
      </w:r>
      <w:r w:rsidR="009F1BF2">
        <w:t xml:space="preserve"> (DBH</w:t>
      </w:r>
      <w:r w:rsidR="000F2203">
        <w:t xml:space="preserve"> </w:t>
      </w:r>
      <w:r w:rsidR="009F1BF2">
        <w:t>=</w:t>
      </w:r>
      <w:r w:rsidR="000F2203">
        <w:t xml:space="preserve"> </w:t>
      </w:r>
      <w:r w:rsidR="009F1BF2">
        <w:t>1.4 m</w:t>
      </w:r>
      <w:r w:rsidR="000F2203">
        <w:t>)</w:t>
      </w:r>
      <w:r w:rsidRPr="00E67A80">
        <w:t>, thinning</w:t>
      </w:r>
      <w:r w:rsidR="000F2203">
        <w:t xml:space="preserve"> </w:t>
      </w:r>
      <w:r w:rsidR="000F2203" w:rsidRPr="00E67A80">
        <w:t>(T)</w:t>
      </w:r>
      <w:r w:rsidRPr="00E67A80">
        <w:t xml:space="preserve"> of hardwoods to a </w:t>
      </w:r>
      <w:r w:rsidR="00E6690C">
        <w:t>basal area</w:t>
      </w:r>
      <w:r w:rsidR="00E6690C" w:rsidRPr="00E67A80">
        <w:t xml:space="preserve"> </w:t>
      </w:r>
      <w:r w:rsidRPr="00E67A80">
        <w:t>of approximately 9 m</w:t>
      </w:r>
      <w:r w:rsidRPr="00E67A80">
        <w:rPr>
          <w:vertAlign w:val="superscript"/>
        </w:rPr>
        <w:t>2</w:t>
      </w:r>
      <w:r w:rsidR="00330617">
        <w:t xml:space="preserve"> </w:t>
      </w:r>
      <w:r w:rsidRPr="00E67A80">
        <w:t>ha</w:t>
      </w:r>
      <w:r w:rsidR="00330617" w:rsidRPr="004A39C0">
        <w:rPr>
          <w:vertAlign w:val="superscript"/>
        </w:rPr>
        <w:t>-1</w:t>
      </w:r>
      <w:r w:rsidRPr="00E67A80">
        <w:t xml:space="preserve"> using single stem injection </w:t>
      </w:r>
      <w:r w:rsidR="00E6690C">
        <w:t xml:space="preserve">of </w:t>
      </w:r>
      <w:r w:rsidRPr="00E67A80">
        <w:t xml:space="preserve">herbicide, and fire return interval (1–4 years as well as no fire). </w:t>
      </w:r>
      <w:r w:rsidR="00E6690C" w:rsidRPr="00E67A80">
        <w:t xml:space="preserve">Six of the eight treatments were named according </w:t>
      </w:r>
      <w:ins w:id="64" w:author="Author">
        <w:r w:rsidR="00774079">
          <w:t xml:space="preserve">to </w:t>
        </w:r>
      </w:ins>
      <w:r w:rsidR="00E6690C">
        <w:t>the application of H, T, and fire return interval</w:t>
      </w:r>
      <w:r w:rsidR="00E6690C" w:rsidRPr="00E67A80">
        <w:t xml:space="preserve">. </w:t>
      </w:r>
      <w:r w:rsidR="008C2CCE">
        <w:t xml:space="preserve">The treatment designated HNT1 had pine harvested, but did not have hardwoods thinned (no thin, NT).  </w:t>
      </w:r>
      <w:r w:rsidRPr="00E67A80">
        <w:t xml:space="preserve">The other two treatments </w:t>
      </w:r>
      <w:r w:rsidR="00330617">
        <w:t>were</w:t>
      </w:r>
      <w:r w:rsidR="00330617" w:rsidRPr="00E67A80">
        <w:t xml:space="preserve"> </w:t>
      </w:r>
      <w:r w:rsidRPr="00E67A80">
        <w:t>RRB (rough reduction burn)</w:t>
      </w:r>
      <w:r w:rsidR="00945475">
        <w:t xml:space="preserve"> with</w:t>
      </w:r>
      <w:r w:rsidR="00093870" w:rsidRPr="00E67A80">
        <w:t xml:space="preserve"> </w:t>
      </w:r>
      <w:r w:rsidRPr="00E67A80">
        <w:t>fire every four-years but no harvesting or thinning of trees, and CONT (Control</w:t>
      </w:r>
      <w:r w:rsidR="00E6690C">
        <w:t>)</w:t>
      </w:r>
      <w:r w:rsidRPr="00E67A80">
        <w:t xml:space="preserve"> </w:t>
      </w:r>
      <w:r w:rsidR="002953FD">
        <w:t>with</w:t>
      </w:r>
      <w:r w:rsidR="002953FD" w:rsidRPr="00E67A80">
        <w:t xml:space="preserve"> </w:t>
      </w:r>
      <w:r w:rsidRPr="00E67A80">
        <w:t>no thinning, harvesting, or burning</w:t>
      </w:r>
      <w:ins w:id="65" w:author="Author">
        <w:r w:rsidR="00774079">
          <w:t xml:space="preserve">. </w:t>
        </w:r>
        <w:r w:rsidR="00774079" w:rsidRPr="00E67A80">
          <w:t xml:space="preserve">The array of treatments </w:t>
        </w:r>
        <w:r w:rsidR="00774079">
          <w:t xml:space="preserve">can broadly be classified into </w:t>
        </w:r>
        <w:r w:rsidR="00774079" w:rsidRPr="00E67A80">
          <w:t>f</w:t>
        </w:r>
        <w:r w:rsidR="00774079">
          <w:t>our structural types</w:t>
        </w:r>
        <w:del w:id="66" w:author="Author">
          <w:r w:rsidR="00774079" w:rsidDel="00B9538C">
            <w:delText xml:space="preserve"> with similar properties</w:delText>
          </w:r>
        </w:del>
        <w:r w:rsidR="00774079">
          <w:t>; g</w:t>
        </w:r>
        <w:r w:rsidR="00774079" w:rsidRPr="00E67A80">
          <w:t xml:space="preserve">rassland/savanna (HT1), savanna (HNT1, HT2, HT3), burned forests (HT4, RRB), </w:t>
        </w:r>
        <w:r w:rsidR="00774079">
          <w:t xml:space="preserve">and </w:t>
        </w:r>
        <w:r w:rsidR="00774079" w:rsidRPr="00E67A80">
          <w:t>non-burned forests (HT, CONT).</w:t>
        </w:r>
      </w:ins>
      <w:r w:rsidR="005243E7">
        <w:t xml:space="preserve"> </w:t>
      </w:r>
      <w:del w:id="67" w:author="Author">
        <w:r w:rsidR="005243E7" w:rsidDel="00774079">
          <w:delText>(</w:delText>
        </w:r>
        <w:r w:rsidR="005243E7" w:rsidRPr="005243E7" w:rsidDel="00774079">
          <w:rPr>
            <w:b/>
          </w:rPr>
          <w:delText>Table 1</w:delText>
        </w:r>
        <w:r w:rsidR="005243E7" w:rsidDel="00774079">
          <w:delText>)</w:delText>
        </w:r>
        <w:r w:rsidRPr="00E67A80" w:rsidDel="00774079">
          <w:delText xml:space="preserve">. </w:delText>
        </w:r>
      </w:del>
      <w:r w:rsidRPr="00E67A80">
        <w:t>Fire</w:t>
      </w:r>
      <w:r w:rsidR="002953FD">
        <w:t>s</w:t>
      </w:r>
      <w:r w:rsidRPr="00E67A80">
        <w:t xml:space="preserve"> (dormant-season burns</w:t>
      </w:r>
      <w:r w:rsidR="00B15573">
        <w:t xml:space="preserve">; January </w:t>
      </w:r>
      <w:r w:rsidR="00312FFA">
        <w:t xml:space="preserve">through </w:t>
      </w:r>
      <w:r w:rsidR="00271043">
        <w:t>April</w:t>
      </w:r>
      <w:r w:rsidRPr="00E67A80">
        <w:t xml:space="preserve">) </w:t>
      </w:r>
      <w:r w:rsidR="00E7130C">
        <w:t>were</w:t>
      </w:r>
      <w:r w:rsidRPr="00E67A80">
        <w:t xml:space="preserve"> </w:t>
      </w:r>
      <w:r w:rsidR="00A2382F">
        <w:t xml:space="preserve">initiated on </w:t>
      </w:r>
      <w:r w:rsidR="003A64E4">
        <w:t>selected</w:t>
      </w:r>
      <w:r w:rsidR="00A2382F">
        <w:t xml:space="preserve"> </w:t>
      </w:r>
      <w:r w:rsidR="00A2382F">
        <w:lastRenderedPageBreak/>
        <w:t>units in 1985</w:t>
      </w:r>
      <w:del w:id="68" w:author="Author">
        <w:r w:rsidR="00A2382F" w:rsidDel="00B9538C">
          <w:delText>,</w:delText>
        </w:r>
      </w:del>
      <w:r w:rsidR="00A2382F">
        <w:t xml:space="preserve"> using strip head</w:t>
      </w:r>
      <w:r w:rsidR="002D158D">
        <w:t xml:space="preserve"> and flank </w:t>
      </w:r>
      <w:r w:rsidR="00A2382F">
        <w:t>fires</w:t>
      </w:r>
      <w:r w:rsidR="002D158D">
        <w:t>. Fire treatments continued as scheduled</w:t>
      </w:r>
      <w:r w:rsidR="000212EE" w:rsidRPr="00E67A80">
        <w:t xml:space="preserve"> through</w:t>
      </w:r>
      <w:r w:rsidRPr="00E67A80">
        <w:t xml:space="preserve"> the </w:t>
      </w:r>
      <w:r w:rsidR="00E6690C">
        <w:t>duration of the study</w:t>
      </w:r>
      <w:r w:rsidRPr="00E67A80">
        <w:t xml:space="preserve">. </w:t>
      </w:r>
      <w:r w:rsidR="000212EE">
        <w:t>However,</w:t>
      </w:r>
      <w:r w:rsidR="00A2382F">
        <w:t xml:space="preserve"> in 1995 the 1- and 2-year </w:t>
      </w:r>
      <w:ins w:id="69" w:author="Author">
        <w:r w:rsidR="00B9538C">
          <w:t xml:space="preserve">burn </w:t>
        </w:r>
      </w:ins>
      <w:r w:rsidR="00A2382F">
        <w:t>interval</w:t>
      </w:r>
      <w:r w:rsidR="00CB5FE7">
        <w:t xml:space="preserve"> treatments</w:t>
      </w:r>
      <w:r w:rsidR="00A2382F">
        <w:t xml:space="preserve"> were not burned.</w:t>
      </w:r>
      <w:r w:rsidR="00CB5FE7">
        <w:t xml:space="preserve"> </w:t>
      </w:r>
      <w:r w:rsidR="00032926">
        <w:t xml:space="preserve">Data for this study were collected in 2019 and 2020.  </w:t>
      </w:r>
      <w:r w:rsidR="001F17A9">
        <w:t>In 2019 and 2020, the HT1 and HNT1 (annual burn) treatments were burned. In 2019, the HT2 treatment units were burned. The HT3 units were burned in 2018 and the HT4 and RRB treatments were burned</w:t>
      </w:r>
      <w:r w:rsidR="00855493">
        <w:t xml:space="preserve"> in 2017.  Therefore 2020 data represent </w:t>
      </w:r>
      <w:r w:rsidR="008A3729">
        <w:t>all</w:t>
      </w:r>
      <w:r w:rsidR="00855493">
        <w:t xml:space="preserve"> burn </w:t>
      </w:r>
      <w:r w:rsidR="008A3729">
        <w:t xml:space="preserve">treatments at their </w:t>
      </w:r>
      <w:r w:rsidR="00855493">
        <w:t xml:space="preserve">maximum extent for </w:t>
      </w:r>
      <w:r w:rsidR="008A3729">
        <w:t>time since burned.</w:t>
      </w:r>
      <w:r w:rsidR="00855493">
        <w:t xml:space="preserve"> </w:t>
      </w:r>
    </w:p>
    <w:p w14:paraId="39650EC4" w14:textId="20A7F1C3" w:rsidR="00E67A80" w:rsidRPr="00717CC4" w:rsidRDefault="00717CC4" w:rsidP="00E67A80">
      <w:pPr>
        <w:spacing w:line="480" w:lineRule="auto"/>
        <w:rPr>
          <w:i/>
        </w:rPr>
      </w:pPr>
      <w:r>
        <w:rPr>
          <w:i/>
        </w:rPr>
        <w:t xml:space="preserve">2.3 </w:t>
      </w:r>
      <w:r w:rsidR="00E67A80" w:rsidRPr="00717CC4">
        <w:rPr>
          <w:i/>
        </w:rPr>
        <w:t>A</w:t>
      </w:r>
      <w:r w:rsidR="00CB20C3" w:rsidRPr="00717CC4">
        <w:rPr>
          <w:i/>
        </w:rPr>
        <w:t>boveground net primary productivity</w:t>
      </w:r>
      <w:r w:rsidR="00E67A80" w:rsidRPr="00717CC4">
        <w:rPr>
          <w:i/>
        </w:rPr>
        <w:t xml:space="preserve"> methods</w:t>
      </w:r>
    </w:p>
    <w:p w14:paraId="423A91AE" w14:textId="63BBE51A" w:rsidR="00823773" w:rsidRPr="00823773" w:rsidRDefault="00E67A80" w:rsidP="00823773">
      <w:pPr>
        <w:spacing w:line="480" w:lineRule="auto"/>
        <w:rPr>
          <w:ins w:id="70" w:author="Author"/>
        </w:rPr>
      </w:pPr>
      <w:r w:rsidRPr="00E67A80">
        <w:tab/>
      </w:r>
      <w:r w:rsidR="006401C0">
        <w:t>Understory ANPP was measured using clip plots b</w:t>
      </w:r>
      <w:r w:rsidRPr="00E67A80">
        <w:t>etween 7-12 October 2019 and 16-20 October 2020. Aboveground vegetation was clipped from 0.25 m</w:t>
      </w:r>
      <w:r w:rsidRPr="00E67A80">
        <w:rPr>
          <w:vertAlign w:val="superscript"/>
        </w:rPr>
        <w:t>2</w:t>
      </w:r>
      <w:r w:rsidRPr="00E67A80">
        <w:t xml:space="preserve"> </w:t>
      </w:r>
      <w:r w:rsidR="00835682">
        <w:t xml:space="preserve">(0.5 </w:t>
      </w:r>
      <w:r w:rsidR="00D76CB2">
        <w:t>×</w:t>
      </w:r>
      <w:r w:rsidR="00835682">
        <w:t xml:space="preserve"> 0.5 m) </w:t>
      </w:r>
      <w:r w:rsidR="00326B7F">
        <w:t>quadrats</w:t>
      </w:r>
      <w:r w:rsidR="00326B7F" w:rsidRPr="00E67A80">
        <w:t xml:space="preserve"> </w:t>
      </w:r>
      <w:r w:rsidRPr="00E67A80">
        <w:t xml:space="preserve">along </w:t>
      </w:r>
      <w:r w:rsidR="00835682">
        <w:t>two</w:t>
      </w:r>
      <w:r w:rsidR="00362B34">
        <w:t xml:space="preserve"> randomly </w:t>
      </w:r>
      <w:r w:rsidR="00F80335">
        <w:t xml:space="preserve">located </w:t>
      </w:r>
      <w:r w:rsidR="00835682">
        <w:t>transects per unit</w:t>
      </w:r>
      <w:r w:rsidRPr="00E67A80">
        <w:t xml:space="preserve">. Ten </w:t>
      </w:r>
      <w:r w:rsidR="0068248F">
        <w:t>plots</w:t>
      </w:r>
      <w:r w:rsidR="00326B7F" w:rsidRPr="00E67A80">
        <w:t xml:space="preserve"> </w:t>
      </w:r>
      <w:r w:rsidRPr="00E67A80">
        <w:t>from each treatment unit were sampled in 2019 and</w:t>
      </w:r>
      <w:r w:rsidR="00073C2F">
        <w:t xml:space="preserve">, due to covid-19 related travel restrictions reducing available labor, </w:t>
      </w:r>
      <w:r w:rsidRPr="00E67A80">
        <w:t xml:space="preserve">six plots per unit in 2020. Only </w:t>
      </w:r>
      <w:r w:rsidR="00222A81">
        <w:t xml:space="preserve">current-year leaves and shoots of </w:t>
      </w:r>
      <w:r w:rsidRPr="00E67A80">
        <w:t>woody vegetation below 1.4 m in height w</w:t>
      </w:r>
      <w:r w:rsidR="00326B7F">
        <w:t>ere</w:t>
      </w:r>
      <w:r w:rsidRPr="00E67A80">
        <w:t xml:space="preserve"> clipped. In addition, litter</w:t>
      </w:r>
      <w:r w:rsidR="00222A81">
        <w:t xml:space="preserve"> that consisted of </w:t>
      </w:r>
      <w:r w:rsidRPr="00E67A80">
        <w:t>dead herbaceous material, leaves, and branches (&lt;</w:t>
      </w:r>
      <w:r w:rsidR="00725366">
        <w:t xml:space="preserve"> </w:t>
      </w:r>
      <w:r w:rsidRPr="00E67A80">
        <w:t>2 cm diameter) was collected from each plot. Understory vegetation was separated into</w:t>
      </w:r>
      <w:r w:rsidR="000851A3">
        <w:t xml:space="preserve"> the following </w:t>
      </w:r>
      <w:r w:rsidR="00032926">
        <w:t>functional groups</w:t>
      </w:r>
      <w:r w:rsidR="000851A3">
        <w:t>:</w:t>
      </w:r>
      <w:r w:rsidRPr="00E67A80">
        <w:t xml:space="preserve"> woody, </w:t>
      </w:r>
      <w:r w:rsidR="00A61C76" w:rsidRPr="00E67A80">
        <w:t>panicum grass</w:t>
      </w:r>
      <w:r w:rsidR="00A61C76">
        <w:t>es,</w:t>
      </w:r>
      <w:ins w:id="71" w:author="Author">
        <w:r w:rsidR="00774079">
          <w:t xml:space="preserve"> </w:t>
        </w:r>
      </w:ins>
      <w:del w:id="72" w:author="Author">
        <w:r w:rsidR="00A61C76" w:rsidDel="00774079">
          <w:delText xml:space="preserve"> </w:delText>
        </w:r>
        <w:r w:rsidR="00FC6AA5" w:rsidDel="00774079">
          <w:delText xml:space="preserve"> </w:delText>
        </w:r>
      </w:del>
      <w:r w:rsidR="00FC6AA5">
        <w:t xml:space="preserve">other </w:t>
      </w:r>
      <w:r w:rsidR="00A61C76">
        <w:t>grasses</w:t>
      </w:r>
      <w:r w:rsidRPr="00E67A80">
        <w:t xml:space="preserve">, </w:t>
      </w:r>
      <w:r w:rsidR="00A03390">
        <w:t xml:space="preserve">non-legume </w:t>
      </w:r>
      <w:r w:rsidRPr="00E67A80">
        <w:t>forb, sedge, and legume. The samples for each plot and functional group were kept separate and dried at 60°</w:t>
      </w:r>
      <w:r w:rsidR="007067B9" w:rsidRPr="00E67A80">
        <w:t>C</w:t>
      </w:r>
      <w:r w:rsidR="007067B9">
        <w:t xml:space="preserve"> </w:t>
      </w:r>
      <w:r w:rsidR="00A61C76">
        <w:t>to a</w:t>
      </w:r>
      <w:r w:rsidR="007067B9">
        <w:t xml:space="preserve"> constant </w:t>
      </w:r>
      <w:r w:rsidR="003A64E4">
        <w:t>mass</w:t>
      </w:r>
      <w:r w:rsidRPr="00E67A80">
        <w:t xml:space="preserve">. All samples were collected before first frost. October was chosen as the month to </w:t>
      </w:r>
      <w:r w:rsidR="00222A81">
        <w:t>sample</w:t>
      </w:r>
      <w:r w:rsidR="00222A81" w:rsidRPr="00E67A80">
        <w:t xml:space="preserve"> </w:t>
      </w:r>
      <w:r w:rsidRPr="00E67A80">
        <w:t>ANPP</w:t>
      </w:r>
      <w:r w:rsidR="00222A81">
        <w:t xml:space="preserve"> </w:t>
      </w:r>
      <w:r w:rsidRPr="00E67A80">
        <w:t xml:space="preserve">as it represents the maximum standing forb and grass biomass in </w:t>
      </w:r>
      <w:r w:rsidR="00222A81">
        <w:t>the</w:t>
      </w:r>
      <w:r w:rsidR="00222A81" w:rsidRPr="00E67A80">
        <w:t xml:space="preserve"> </w:t>
      </w:r>
      <w:r w:rsidRPr="00E67A80">
        <w:t>region (Blair et al. 1977). While there was no livestock grazing in the FHRA, wildlife herbivory might have reduced understory biomass before sampling. However, herbivor</w:t>
      </w:r>
      <w:r w:rsidR="00222A81">
        <w:t>e</w:t>
      </w:r>
      <w:r w:rsidRPr="00E67A80">
        <w:t xml:space="preserve"> exclusion studies at the site (Masters et al. 1993</w:t>
      </w:r>
      <w:r w:rsidR="00D41FC0">
        <w:t>a</w:t>
      </w:r>
      <w:r w:rsidRPr="00E67A80">
        <w:t xml:space="preserve">) found that herbivory had little effect on understory </w:t>
      </w:r>
      <w:r w:rsidRPr="00E67A80">
        <w:lastRenderedPageBreak/>
        <w:t>biomass estimates</w:t>
      </w:r>
      <w:ins w:id="73" w:author="Author">
        <w:r w:rsidR="00823773">
          <w:t xml:space="preserve">, and no signs of </w:t>
        </w:r>
        <w:del w:id="74" w:author="Author">
          <w:r w:rsidR="00823773" w:rsidDel="00B9538C">
            <w:delText xml:space="preserve">significant </w:delText>
          </w:r>
        </w:del>
        <w:r w:rsidR="00823773">
          <w:t>over</w:t>
        </w:r>
        <w:r w:rsidR="00B9538C">
          <w:t>-</w:t>
        </w:r>
        <w:del w:id="75" w:author="Author">
          <w:r w:rsidR="00823773" w:rsidDel="00B9538C">
            <w:delText xml:space="preserve"> </w:delText>
          </w:r>
        </w:del>
        <w:r w:rsidR="00823773">
          <w:t xml:space="preserve">browsing were noted by observers.   </w:t>
        </w:r>
        <w:del w:id="76" w:author="Author">
          <w:r w:rsidR="00823773" w:rsidDel="00B332B4">
            <w:delText>Additionally, w</w:delText>
          </w:r>
        </w:del>
        <w:r w:rsidR="00B332B4">
          <w:t>W</w:t>
        </w:r>
        <w:r w:rsidR="00823773">
          <w:t xml:space="preserve">hile the deer population on the PWMA </w:t>
        </w:r>
        <w:del w:id="77" w:author="Author">
          <w:r w:rsidR="00823773" w:rsidDel="00B332B4">
            <w:delText xml:space="preserve">has </w:delText>
          </w:r>
        </w:del>
        <w:r w:rsidR="00823773">
          <w:t xml:space="preserve">increased since </w:t>
        </w:r>
        <w:del w:id="78" w:author="Author">
          <w:r w:rsidR="00823773" w:rsidDel="00B9538C">
            <w:delText>then</w:delText>
          </w:r>
        </w:del>
        <w:r w:rsidR="00B9538C">
          <w:t>the early 90’s</w:t>
        </w:r>
        <w:r w:rsidR="00823773">
          <w:t xml:space="preserve">, this </w:t>
        </w:r>
        <w:del w:id="79" w:author="Author">
          <w:r w:rsidR="00823773" w:rsidDel="00B332B4">
            <w:delText xml:space="preserve">has </w:delText>
          </w:r>
        </w:del>
        <w:r w:rsidR="00823773">
          <w:t xml:space="preserve">corresponded </w:t>
        </w:r>
        <w:del w:id="80" w:author="Author">
          <w:r w:rsidR="00823773" w:rsidDel="00B332B4">
            <w:delText xml:space="preserve">in time </w:delText>
          </w:r>
        </w:del>
        <w:r w:rsidR="00823773">
          <w:t>with significant landscape level</w:t>
        </w:r>
        <w:r w:rsidR="00B9538C">
          <w:t>-</w:t>
        </w:r>
        <w:del w:id="81" w:author="Author">
          <w:r w:rsidR="00823773" w:rsidDel="00B9538C">
            <w:delText xml:space="preserve"> </w:delText>
          </w:r>
        </w:del>
        <w:r w:rsidR="00823773">
          <w:t>forest management at the PWMA to improve deer habitat (</w:t>
        </w:r>
        <w:r w:rsidR="00524E14">
          <w:t xml:space="preserve">Masters and </w:t>
        </w:r>
        <w:proofErr w:type="spellStart"/>
        <w:r w:rsidR="00524E14">
          <w:t>Waymire</w:t>
        </w:r>
        <w:proofErr w:type="spellEnd"/>
        <w:r w:rsidR="00524E14">
          <w:t xml:space="preserve"> 2012</w:t>
        </w:r>
        <w:r w:rsidR="00823773">
          <w:t>)</w:t>
        </w:r>
      </w:ins>
      <w:r w:rsidRPr="00E67A80">
        <w:t>.</w:t>
      </w:r>
      <w:ins w:id="82" w:author="Author">
        <w:r w:rsidR="00823773">
          <w:t xml:space="preserve"> While the deer population </w:t>
        </w:r>
        <w:del w:id="83" w:author="Author">
          <w:r w:rsidR="00823773" w:rsidDel="00B332B4">
            <w:delText>has</w:delText>
          </w:r>
        </w:del>
        <w:r w:rsidR="00B332B4">
          <w:t>did</w:t>
        </w:r>
        <w:r w:rsidR="00823773">
          <w:t xml:space="preserve"> increase</w:t>
        </w:r>
        <w:del w:id="84" w:author="Author">
          <w:r w:rsidR="00823773" w:rsidDel="00B332B4">
            <w:delText>d</w:delText>
          </w:r>
        </w:del>
        <w:r w:rsidR="00823773">
          <w:t xml:space="preserve"> it has been controlled below carrying capacity by significant hunting pressure</w:t>
        </w:r>
        <w:del w:id="85" w:author="Author">
          <w:r w:rsidR="00823773" w:rsidDel="00B332B4">
            <w:delText>,</w:delText>
          </w:r>
        </w:del>
        <w:r w:rsidR="00823773">
          <w:t xml:space="preserve"> and Epizootic Hemorrhagic Disease outbreaks (EHD). </w:t>
        </w:r>
        <w:r w:rsidR="00B332B4">
          <w:t xml:space="preserve">The </w:t>
        </w:r>
        <w:r w:rsidR="00823773">
          <w:t>EHD outbreaks were not a function of habitat quality or population density, but from biting midge flies t</w:t>
        </w:r>
        <w:r w:rsidR="00823773" w:rsidRPr="00823773">
          <w:t>hat transmit</w:t>
        </w:r>
        <w:r w:rsidR="00823773">
          <w:t xml:space="preserve"> the</w:t>
        </w:r>
        <w:r w:rsidR="00823773" w:rsidRPr="00823773">
          <w:t xml:space="preserve"> disease from domestic livestock to wild deer.  </w:t>
        </w:r>
      </w:ins>
    </w:p>
    <w:p w14:paraId="74F4484C" w14:textId="005554D3" w:rsidR="00E67A80" w:rsidDel="00435937" w:rsidRDefault="00823773" w:rsidP="00E0162F">
      <w:pPr>
        <w:spacing w:line="480" w:lineRule="auto"/>
        <w:rPr>
          <w:del w:id="86" w:author="Author"/>
        </w:rPr>
      </w:pPr>
      <w:ins w:id="87" w:author="Author">
        <w:r>
          <w:t xml:space="preserve">  </w:t>
        </w:r>
      </w:ins>
    </w:p>
    <w:p w14:paraId="2785218E" w14:textId="34E1D92A" w:rsidR="00E67A80" w:rsidRPr="00E67A80" w:rsidRDefault="00E67A80" w:rsidP="00E0162F">
      <w:pPr>
        <w:spacing w:line="480" w:lineRule="auto"/>
      </w:pPr>
      <w:del w:id="88" w:author="Author">
        <w:r w:rsidRPr="00E67A80" w:rsidDel="00524E14">
          <w:tab/>
        </w:r>
      </w:del>
    </w:p>
    <w:p w14:paraId="569C6196" w14:textId="2DC75B62" w:rsidR="00D21E6D" w:rsidRPr="00717CC4" w:rsidDel="00435937" w:rsidRDefault="00717CC4" w:rsidP="00E67A80">
      <w:pPr>
        <w:spacing w:line="480" w:lineRule="auto"/>
        <w:rPr>
          <w:del w:id="89" w:author="Author"/>
          <w:i/>
        </w:rPr>
      </w:pPr>
      <w:del w:id="90" w:author="Author">
        <w:r w:rsidDel="00435937">
          <w:rPr>
            <w:i/>
          </w:rPr>
          <w:delText xml:space="preserve">2.4 </w:delText>
        </w:r>
        <w:r w:rsidR="00E67A80" w:rsidRPr="00717CC4" w:rsidDel="00435937">
          <w:rPr>
            <w:i/>
          </w:rPr>
          <w:delText xml:space="preserve">Percent </w:delText>
        </w:r>
        <w:r w:rsidDel="00435937">
          <w:rPr>
            <w:i/>
          </w:rPr>
          <w:delText>c</w:delText>
        </w:r>
        <w:r w:rsidR="002725C8" w:rsidRPr="00717CC4" w:rsidDel="00435937">
          <w:rPr>
            <w:i/>
          </w:rPr>
          <w:delText xml:space="preserve">over </w:delText>
        </w:r>
        <w:r w:rsidDel="00435937">
          <w:rPr>
            <w:i/>
          </w:rPr>
          <w:delText>m</w:delText>
        </w:r>
        <w:r w:rsidR="002725C8" w:rsidRPr="00717CC4" w:rsidDel="00435937">
          <w:rPr>
            <w:i/>
          </w:rPr>
          <w:delText>ethods</w:delText>
        </w:r>
      </w:del>
    </w:p>
    <w:p w14:paraId="01FD868C" w14:textId="447C3D85" w:rsidR="00701C1F" w:rsidRPr="00CB20C3" w:rsidDel="00435937" w:rsidRDefault="002725C8" w:rsidP="00CB20C3">
      <w:pPr>
        <w:pStyle w:val="NormalWeb"/>
        <w:spacing w:line="480" w:lineRule="auto"/>
        <w:ind w:firstLine="720"/>
        <w:rPr>
          <w:del w:id="91" w:author="Author"/>
        </w:rPr>
      </w:pPr>
      <w:del w:id="92" w:author="Author">
        <w:r w:rsidRPr="00E67A80" w:rsidDel="00435937">
          <w:delText>During 2019 and 2020, the understory percent cover of plant functional groups for each experimental unit in the study area was visually estimated with a standard 20</w:delText>
        </w:r>
        <w:r w:rsidR="002A2368" w:rsidDel="00435937">
          <w:delText xml:space="preserve"> </w:delText>
        </w:r>
        <w:r w:rsidR="00D76CB2" w:rsidDel="00435937">
          <w:delText>×</w:delText>
        </w:r>
        <w:r w:rsidR="002A2368" w:rsidDel="00435937">
          <w:delText xml:space="preserve"> </w:delText>
        </w:r>
        <w:r w:rsidRPr="00E67A80" w:rsidDel="00435937">
          <w:delText xml:space="preserve">50 cm Daubenmire frame (Daubenmire 1959). </w:delText>
        </w:r>
        <w:r w:rsidR="00E67A80" w:rsidDel="00435937">
          <w:delText xml:space="preserve">Percent cover </w:delText>
        </w:r>
        <w:r w:rsidRPr="00E67A80" w:rsidDel="00435937">
          <w:delText xml:space="preserve">sampling was conducted along </w:delText>
        </w:r>
        <w:r w:rsidR="002A2368" w:rsidDel="00435937">
          <w:delText xml:space="preserve">the </w:delText>
        </w:r>
        <w:r w:rsidRPr="00E67A80" w:rsidDel="00435937">
          <w:delText>two previously established 100 m transects in each unit (Masters 1991</w:delText>
        </w:r>
        <w:r w:rsidR="00266CAA" w:rsidDel="00435937">
          <w:delText>a, b</w:delText>
        </w:r>
        <w:r w:rsidRPr="00E67A80" w:rsidDel="00435937">
          <w:delText>). Ten samples were taken along each transect at random intervals for a total of 20</w:delText>
        </w:r>
        <w:r w:rsidR="00E67A80" w:rsidDel="00435937">
          <w:delText xml:space="preserve"> sampling points</w:delText>
        </w:r>
        <w:r w:rsidRPr="00E67A80" w:rsidDel="00435937">
          <w:delText xml:space="preserve"> for each unit</w:delText>
        </w:r>
        <w:r w:rsidR="002A2368" w:rsidDel="00435937">
          <w:delText xml:space="preserve"> on each sampling date</w:delText>
        </w:r>
        <w:r w:rsidRPr="00E67A80" w:rsidDel="00435937">
          <w:delText xml:space="preserve">. Data were collected monthly during the growing season (March-October) </w:delText>
        </w:r>
        <w:r w:rsidR="006343B2" w:rsidDel="00435937">
          <w:delText xml:space="preserve">and once during the dormant season </w:delText>
        </w:r>
        <w:r w:rsidRPr="00E67A80" w:rsidDel="00435937">
          <w:delText>to capture seasonal changes in plant communities that make up important components of deer forage</w:delText>
        </w:r>
        <w:r w:rsidR="006343B2" w:rsidDel="00435937">
          <w:delText>.</w:delText>
        </w:r>
        <w:r w:rsidRPr="00E67A80" w:rsidDel="00435937">
          <w:delText xml:space="preserve"> </w:delText>
        </w:r>
        <w:r w:rsidR="006343B2" w:rsidDel="00435937">
          <w:delText xml:space="preserve"> </w:delText>
        </w:r>
        <w:r w:rsidRPr="00E67A80" w:rsidDel="00435937">
          <w:delText>The same transects were used each sampling period, but the individual frame locations were at different points each month. When conducting the Daubenmire sampling, ground cover was separated into the following functional groups</w:delText>
        </w:r>
        <w:r w:rsidR="00622C74" w:rsidDel="00435937">
          <w:delText>:</w:delText>
        </w:r>
        <w:r w:rsidRPr="00E67A80" w:rsidDel="00435937">
          <w:delText xml:space="preserve"> </w:delText>
        </w:r>
        <w:r w:rsidR="00324922" w:rsidRPr="00E67A80" w:rsidDel="00435937">
          <w:delText xml:space="preserve">woody, panicum </w:delText>
        </w:r>
        <w:r w:rsidR="00D02A46" w:rsidRPr="00E67A80" w:rsidDel="00435937">
          <w:delText>grass</w:delText>
        </w:r>
        <w:r w:rsidR="00D02A46" w:rsidDel="00435937">
          <w:delText>es, other</w:delText>
        </w:r>
        <w:r w:rsidR="002026DC" w:rsidDel="00435937">
          <w:delText xml:space="preserve"> </w:delText>
        </w:r>
        <w:r w:rsidR="00324922" w:rsidDel="00435937">
          <w:delText>grasses</w:delText>
        </w:r>
        <w:r w:rsidR="00324922" w:rsidRPr="00E67A80" w:rsidDel="00435937">
          <w:delText xml:space="preserve">, </w:delText>
        </w:r>
        <w:r w:rsidR="00324922" w:rsidDel="00435937">
          <w:delText xml:space="preserve">non-legume </w:delText>
        </w:r>
        <w:r w:rsidR="00324922" w:rsidRPr="00E67A80" w:rsidDel="00435937">
          <w:delText>forb, sedge,</w:delText>
        </w:r>
        <w:r w:rsidR="00324922" w:rsidDel="00435937">
          <w:delText xml:space="preserve"> </w:delText>
        </w:r>
        <w:r w:rsidR="00324922" w:rsidRPr="00E67A80" w:rsidDel="00435937">
          <w:delText>legume</w:delText>
        </w:r>
        <w:r w:rsidR="00324922" w:rsidDel="00435937">
          <w:delText>,</w:delText>
        </w:r>
        <w:r w:rsidRPr="00E67A80" w:rsidDel="00435937">
          <w:delText xml:space="preserve"> litter, bare ground, and rock. Only understory woody vegetation less than 1.4</w:delText>
        </w:r>
        <w:r w:rsidR="002A2368" w:rsidDel="00435937">
          <w:delText xml:space="preserve"> </w:delText>
        </w:r>
        <w:r w:rsidRPr="00E67A80" w:rsidDel="00435937">
          <w:delText>m in height was sampled.</w:delText>
        </w:r>
        <w:r w:rsidR="00586F9E" w:rsidDel="00435937">
          <w:delText xml:space="preserve"> The functional groups were estimated using </w:delText>
        </w:r>
        <w:r w:rsidR="00CB20C3" w:rsidDel="00435937">
          <w:delText xml:space="preserve">the following </w:delText>
        </w:r>
        <w:r w:rsidR="00032926" w:rsidDel="00435937">
          <w:delText>eight</w:delText>
        </w:r>
        <w:r w:rsidR="00CB20C3" w:rsidDel="00435937">
          <w:delText xml:space="preserve"> </w:delText>
        </w:r>
        <w:r w:rsidR="00586F9E" w:rsidDel="00435937">
          <w:delText xml:space="preserve">categories </w:delText>
        </w:r>
        <w:r w:rsidR="00CB20C3" w:rsidDel="00435937">
          <w:delText>(0.01</w:delText>
        </w:r>
        <w:r w:rsidR="00324922" w:rsidRPr="00577A28" w:rsidDel="00435937">
          <w:rPr>
            <w:sz w:val="22"/>
            <w:szCs w:val="22"/>
          </w:rPr>
          <w:delText>&lt;</w:delText>
        </w:r>
        <w:r w:rsidR="00CB20C3" w:rsidDel="00435937">
          <w:delText>1.5%,</w:delText>
        </w:r>
        <w:r w:rsidR="00227499" w:rsidDel="00435937">
          <w:delText xml:space="preserve"> </w:delText>
        </w:r>
        <w:r w:rsidR="00CB20C3" w:rsidDel="00435937">
          <w:delText>1.5</w:delText>
        </w:r>
        <w:r w:rsidR="00324922" w:rsidRPr="00577A28" w:rsidDel="00435937">
          <w:rPr>
            <w:sz w:val="22"/>
            <w:szCs w:val="22"/>
          </w:rPr>
          <w:delText>&lt;</w:delText>
        </w:r>
        <w:r w:rsidR="00CB20C3" w:rsidDel="00435937">
          <w:delText>3.5%, 3.5</w:delText>
        </w:r>
        <w:r w:rsidR="00324922" w:rsidRPr="00577A28" w:rsidDel="00435937">
          <w:rPr>
            <w:sz w:val="22"/>
            <w:szCs w:val="22"/>
          </w:rPr>
          <w:delText>&lt;</w:delText>
        </w:r>
        <w:r w:rsidR="00CB20C3" w:rsidDel="00435937">
          <w:delText>7.5, 7.5</w:delText>
        </w:r>
        <w:r w:rsidR="00324922" w:rsidRPr="00577A28" w:rsidDel="00435937">
          <w:rPr>
            <w:sz w:val="22"/>
            <w:szCs w:val="22"/>
          </w:rPr>
          <w:delText>&lt;</w:delText>
        </w:r>
        <w:r w:rsidR="00CB20C3" w:rsidDel="00435937">
          <w:delText>17.5%, 17.5</w:delText>
        </w:r>
        <w:r w:rsidR="00324922" w:rsidRPr="00577A28" w:rsidDel="00435937">
          <w:rPr>
            <w:sz w:val="22"/>
            <w:szCs w:val="22"/>
          </w:rPr>
          <w:delText>&lt;</w:delText>
        </w:r>
        <w:r w:rsidR="00CB20C3" w:rsidDel="00435937">
          <w:delText>37.5%, 37.5</w:delText>
        </w:r>
        <w:r w:rsidR="00324922" w:rsidRPr="00577A28" w:rsidDel="00435937">
          <w:rPr>
            <w:sz w:val="22"/>
            <w:szCs w:val="22"/>
          </w:rPr>
          <w:delText>&lt;</w:delText>
        </w:r>
        <w:r w:rsidR="00CB20C3" w:rsidDel="00435937">
          <w:delText>62.5%, 62.5</w:delText>
        </w:r>
        <w:r w:rsidR="00324922" w:rsidRPr="00577A28" w:rsidDel="00435937">
          <w:rPr>
            <w:sz w:val="22"/>
            <w:szCs w:val="22"/>
          </w:rPr>
          <w:delText>&lt;</w:delText>
        </w:r>
        <w:r w:rsidR="00CB20C3" w:rsidDel="00435937">
          <w:delText>85%, 85</w:delText>
        </w:r>
        <w:r w:rsidR="00324922" w:rsidRPr="00577A28" w:rsidDel="00435937">
          <w:rPr>
            <w:sz w:val="22"/>
            <w:szCs w:val="22"/>
          </w:rPr>
          <w:delText>&lt;</w:delText>
        </w:r>
        <w:r w:rsidR="00CB20C3" w:rsidDel="00435937">
          <w:delText xml:space="preserve">97.5%) </w:delText>
        </w:r>
        <w:r w:rsidR="00586F9E" w:rsidDel="00435937">
          <w:delText xml:space="preserve">that covered a range of percentages, and the midpoint of each class was used for analysis. </w:delText>
        </w:r>
      </w:del>
    </w:p>
    <w:p w14:paraId="5E223FB8" w14:textId="37488D40" w:rsidR="002725C8" w:rsidRPr="00717CC4" w:rsidRDefault="00717CC4" w:rsidP="00E67A80">
      <w:pPr>
        <w:spacing w:line="480" w:lineRule="auto"/>
        <w:rPr>
          <w:i/>
        </w:rPr>
      </w:pPr>
      <w:r>
        <w:rPr>
          <w:i/>
        </w:rPr>
        <w:t>2.</w:t>
      </w:r>
      <w:ins w:id="93" w:author="Author">
        <w:r w:rsidR="00524E14">
          <w:rPr>
            <w:i/>
          </w:rPr>
          <w:t>4</w:t>
        </w:r>
      </w:ins>
      <w:del w:id="94" w:author="Author">
        <w:r w:rsidDel="00524E14">
          <w:rPr>
            <w:i/>
          </w:rPr>
          <w:delText>5</w:delText>
        </w:r>
      </w:del>
      <w:r>
        <w:rPr>
          <w:i/>
        </w:rPr>
        <w:t xml:space="preserve"> </w:t>
      </w:r>
      <w:r w:rsidR="00236A05" w:rsidRPr="00717CC4">
        <w:rPr>
          <w:i/>
        </w:rPr>
        <w:t>Crude protein</w:t>
      </w:r>
      <w:r w:rsidR="002725C8" w:rsidRPr="00717CC4">
        <w:rPr>
          <w:i/>
        </w:rPr>
        <w:t xml:space="preserve"> methods</w:t>
      </w:r>
    </w:p>
    <w:p w14:paraId="2D3607E0" w14:textId="272B9D6A" w:rsidR="002725C8" w:rsidRPr="00E67A80" w:rsidRDefault="002725C8" w:rsidP="00E67A80">
      <w:pPr>
        <w:spacing w:line="480" w:lineRule="auto"/>
        <w:ind w:firstLine="720"/>
      </w:pPr>
      <w:r w:rsidRPr="00E67A80">
        <w:t xml:space="preserve">Foliar </w:t>
      </w:r>
      <w:r w:rsidR="00712706">
        <w:t>crude protein (</w:t>
      </w:r>
      <w:r w:rsidRPr="00E67A80">
        <w:t>CP</w:t>
      </w:r>
      <w:r w:rsidR="00712706">
        <w:t>)</w:t>
      </w:r>
      <w:r w:rsidRPr="00E67A80">
        <w:t xml:space="preserve"> concentration (total nitrogen concentration</w:t>
      </w:r>
      <w:r w:rsidR="00214AE8">
        <w:t xml:space="preserve"> </w:t>
      </w:r>
      <w:r w:rsidR="00D76CB2">
        <w:t>×</w:t>
      </w:r>
      <w:r w:rsidR="00214AE8">
        <w:t xml:space="preserve"> </w:t>
      </w:r>
      <w:r w:rsidRPr="00E67A80">
        <w:t xml:space="preserve">6.25) of selected forage plants was measured three times </w:t>
      </w:r>
      <w:r w:rsidR="00236A05">
        <w:t>during</w:t>
      </w:r>
      <w:r w:rsidR="00236A05" w:rsidRPr="00E67A80">
        <w:t xml:space="preserve"> </w:t>
      </w:r>
      <w:r w:rsidRPr="00E67A80">
        <w:t xml:space="preserve">the 2020 growing season, 15-18 April, 6-10 July, and 19-23 October. The following eleven deer forage </w:t>
      </w:r>
      <w:r w:rsidR="00BC5063">
        <w:t>species</w:t>
      </w:r>
      <w:r w:rsidR="00AD6B69">
        <w:t xml:space="preserve"> </w:t>
      </w:r>
      <w:r w:rsidRPr="00E67A80">
        <w:t>were sampled: big bluestem</w:t>
      </w:r>
      <w:r w:rsidR="00236A05">
        <w:t>,</w:t>
      </w:r>
      <w:r w:rsidR="002D158D">
        <w:t xml:space="preserve"> </w:t>
      </w:r>
      <w:r w:rsidR="002D158D" w:rsidRPr="002D158D">
        <w:rPr>
          <w:i/>
        </w:rPr>
        <w:t>Panicum</w:t>
      </w:r>
      <w:r w:rsidR="002D158D">
        <w:t xml:space="preserve"> </w:t>
      </w:r>
      <w:proofErr w:type="spellStart"/>
      <w:r w:rsidR="002D158D">
        <w:t>spp</w:t>
      </w:r>
      <w:proofErr w:type="spellEnd"/>
      <w:r w:rsidRPr="00E67A80">
        <w:t xml:space="preserve">, winged elm, post oak, winged sumac, </w:t>
      </w:r>
      <w:proofErr w:type="spellStart"/>
      <w:r w:rsidRPr="00E67A80">
        <w:t>greenbriar</w:t>
      </w:r>
      <w:proofErr w:type="spellEnd"/>
      <w:r w:rsidR="00CE6590">
        <w:t xml:space="preserve"> (</w:t>
      </w:r>
      <w:r w:rsidR="00CE6590" w:rsidRPr="004967D2">
        <w:rPr>
          <w:i/>
        </w:rPr>
        <w:t>Smilax bona</w:t>
      </w:r>
      <w:r w:rsidR="00934CDD">
        <w:rPr>
          <w:i/>
        </w:rPr>
        <w:t>-</w:t>
      </w:r>
      <w:proofErr w:type="spellStart"/>
      <w:r w:rsidR="00CE6590" w:rsidRPr="004967D2">
        <w:rPr>
          <w:i/>
        </w:rPr>
        <w:t>nox</w:t>
      </w:r>
      <w:proofErr w:type="spellEnd"/>
      <w:r w:rsidR="005F6CAB">
        <w:t>)</w:t>
      </w:r>
      <w:r w:rsidRPr="00E67A80">
        <w:t xml:space="preserve">, American beautyberry, slender lespedeza, </w:t>
      </w:r>
      <w:proofErr w:type="spellStart"/>
      <w:r w:rsidR="00B67630" w:rsidRPr="00E67A80">
        <w:t>serecia</w:t>
      </w:r>
      <w:proofErr w:type="spellEnd"/>
      <w:r w:rsidRPr="00E67A80">
        <w:t xml:space="preserve"> lespedeza, showy partridge pea, and </w:t>
      </w:r>
      <w:proofErr w:type="spellStart"/>
      <w:r w:rsidRPr="00E67A80">
        <w:rPr>
          <w:i/>
          <w:iCs/>
        </w:rPr>
        <w:t>Desmodium</w:t>
      </w:r>
      <w:proofErr w:type="spellEnd"/>
      <w:r w:rsidRPr="00E67A80">
        <w:rPr>
          <w:i/>
          <w:iCs/>
        </w:rPr>
        <w:t xml:space="preserve"> spp</w:t>
      </w:r>
      <w:r w:rsidRPr="00E67A80">
        <w:t>.</w:t>
      </w:r>
      <w:r w:rsidR="002D158D">
        <w:t xml:space="preserve"> Winged elm, greenbrier, showy partridge pea, </w:t>
      </w:r>
      <w:proofErr w:type="spellStart"/>
      <w:r w:rsidR="002D158D" w:rsidRPr="005270DC">
        <w:rPr>
          <w:i/>
        </w:rPr>
        <w:t>desmodium</w:t>
      </w:r>
      <w:proofErr w:type="spellEnd"/>
      <w:r w:rsidR="002D158D">
        <w:t>, American beautyberry, and slender lespedeza are preferred</w:t>
      </w:r>
      <w:r w:rsidR="002D158D" w:rsidRPr="00F6262D">
        <w:t xml:space="preserve"> </w:t>
      </w:r>
      <w:r w:rsidR="002D158D">
        <w:t xml:space="preserve">deer forage plants. </w:t>
      </w:r>
      <w:proofErr w:type="spellStart"/>
      <w:r w:rsidR="002D158D">
        <w:t>S</w:t>
      </w:r>
      <w:r w:rsidR="002D158D" w:rsidRPr="00E67A80">
        <w:t>erecia</w:t>
      </w:r>
      <w:proofErr w:type="spellEnd"/>
      <w:r w:rsidR="002D158D" w:rsidRPr="00E67A80">
        <w:t xml:space="preserve"> lespedeza</w:t>
      </w:r>
      <w:r w:rsidR="002D158D">
        <w:t xml:space="preserve">, big bluestem, </w:t>
      </w:r>
      <w:r w:rsidR="002D158D">
        <w:rPr>
          <w:i/>
        </w:rPr>
        <w:t xml:space="preserve">Panicum </w:t>
      </w:r>
      <w:r w:rsidR="002D158D">
        <w:t>spp., winged sumac and post oak are consumed, but typically not preferred. These plants however, can form important emergency food sources or see increased seasonal use.</w:t>
      </w:r>
      <w:r w:rsidRPr="00E67A80">
        <w:t xml:space="preserve"> </w:t>
      </w:r>
      <w:ins w:id="95" w:author="Author">
        <w:r w:rsidR="00B332B4">
          <w:t xml:space="preserve">To capture the full range of vegetation structures, </w:t>
        </w:r>
      </w:ins>
      <w:del w:id="96" w:author="Author">
        <w:r w:rsidRPr="00E67A80" w:rsidDel="00B332B4">
          <w:delText>S</w:delText>
        </w:r>
      </w:del>
      <w:ins w:id="97" w:author="Author">
        <w:r w:rsidR="00B332B4">
          <w:t>s</w:t>
        </w:r>
      </w:ins>
      <w:r w:rsidRPr="00E67A80">
        <w:t xml:space="preserve">amples were collected from HT1, HT2, HT3, HT4, RRB, and CONT treatments. </w:t>
      </w:r>
      <w:ins w:id="98" w:author="Author">
        <w:r w:rsidR="00774079">
          <w:t>Samples were not collected from the HT treatment due to the absence of many of the species of interest</w:t>
        </w:r>
        <w:del w:id="99" w:author="Author">
          <w:r w:rsidR="00774079" w:rsidDel="00B332B4">
            <w:delText>,</w:delText>
          </w:r>
        </w:del>
        <w:r w:rsidR="00774079">
          <w:t xml:space="preserve"> or from HNT1 due to the similarity to HT1.</w:t>
        </w:r>
      </w:ins>
    </w:p>
    <w:p w14:paraId="0CD8DF5D" w14:textId="494375F4" w:rsidR="002725C8" w:rsidRPr="00E67A80" w:rsidRDefault="00086333" w:rsidP="00E67A80">
      <w:pPr>
        <w:spacing w:line="480" w:lineRule="auto"/>
        <w:ind w:firstLine="720"/>
        <w:rPr>
          <w:iCs/>
        </w:rPr>
      </w:pPr>
      <w:r>
        <w:lastRenderedPageBreak/>
        <w:t>P</w:t>
      </w:r>
      <w:r w:rsidR="002725C8" w:rsidRPr="00E67A80">
        <w:t xml:space="preserve">lants </w:t>
      </w:r>
      <w:r w:rsidR="00FD1D7F">
        <w:t xml:space="preserve">growing at least </w:t>
      </w:r>
      <w:r w:rsidR="002725C8" w:rsidRPr="00E67A80">
        <w:t xml:space="preserve">19.8 m </w:t>
      </w:r>
      <w:r w:rsidR="00410B9B">
        <w:t>inside</w:t>
      </w:r>
      <w:r w:rsidR="0076628D">
        <w:t xml:space="preserve"> </w:t>
      </w:r>
      <w:r w:rsidR="002725C8" w:rsidRPr="00E67A80">
        <w:t xml:space="preserve">from </w:t>
      </w:r>
      <w:r w:rsidR="00A82947">
        <w:t>the</w:t>
      </w:r>
      <w:r w:rsidR="00214AE8" w:rsidRPr="00E67A80">
        <w:t xml:space="preserve"> </w:t>
      </w:r>
      <w:r w:rsidR="002725C8" w:rsidRPr="00E67A80">
        <w:t xml:space="preserve">edge </w:t>
      </w:r>
      <w:r w:rsidR="006060E3">
        <w:t xml:space="preserve">of </w:t>
      </w:r>
      <w:r w:rsidR="00FD1D7F">
        <w:t>a</w:t>
      </w:r>
      <w:r w:rsidR="006060E3">
        <w:t xml:space="preserve"> unit</w:t>
      </w:r>
      <w:r w:rsidR="0066562F">
        <w:t xml:space="preserve"> </w:t>
      </w:r>
      <w:r w:rsidR="002725C8" w:rsidRPr="00E67A80">
        <w:t>were sampled</w:t>
      </w:r>
      <w:r w:rsidR="005F6CAB">
        <w:t xml:space="preserve"> to reduce edge effects from adjacent units</w:t>
      </w:r>
      <w:r w:rsidR="00FD1D7F">
        <w:t xml:space="preserve"> (Masters </w:t>
      </w:r>
      <w:r w:rsidR="00AD343C">
        <w:t xml:space="preserve">et al. </w:t>
      </w:r>
      <w:r w:rsidR="00FD1D7F">
        <w:t>1993a)</w:t>
      </w:r>
      <w:r w:rsidR="002725C8" w:rsidRPr="00E67A80">
        <w:t xml:space="preserve">. </w:t>
      </w:r>
      <w:r w:rsidR="00223CB6">
        <w:t>F</w:t>
      </w:r>
      <w:r w:rsidR="000119D0" w:rsidRPr="00E67A80">
        <w:t>resh current-year growth</w:t>
      </w:r>
      <w:r w:rsidR="00223CB6">
        <w:t xml:space="preserve"> </w:t>
      </w:r>
      <w:r w:rsidR="00FD1D7F">
        <w:t>was</w:t>
      </w:r>
      <w:r w:rsidR="000119D0" w:rsidRPr="00E67A80">
        <w:t xml:space="preserve"> </w:t>
      </w:r>
      <w:r w:rsidR="00223CB6">
        <w:t xml:space="preserve">sampled </w:t>
      </w:r>
      <w:r w:rsidR="00214AE8" w:rsidRPr="00E67A80">
        <w:t>mimic</w:t>
      </w:r>
      <w:r w:rsidR="00214AE8">
        <w:t>k</w:t>
      </w:r>
      <w:r w:rsidR="00223CB6">
        <w:t>ing</w:t>
      </w:r>
      <w:r w:rsidR="002725C8" w:rsidRPr="00E67A80">
        <w:t xml:space="preserve"> herbivory by a concentrate selecting ruminant (Lashley et al. 2014). For woody species</w:t>
      </w:r>
      <w:r w:rsidR="00214AE8">
        <w:t>,</w:t>
      </w:r>
      <w:r w:rsidR="002725C8" w:rsidRPr="00E67A80">
        <w:t xml:space="preserve"> the terminal 2</w:t>
      </w:r>
      <w:r w:rsidR="00214AE8">
        <w:t xml:space="preserve"> </w:t>
      </w:r>
      <w:r w:rsidR="002725C8" w:rsidRPr="00E67A80">
        <w:t xml:space="preserve">cm of a twig and any leaves associated with that bud were collected. For herbaceous plants, the terminal 20% of </w:t>
      </w:r>
      <w:r w:rsidR="006E48D0">
        <w:t>healthy</w:t>
      </w:r>
      <w:r w:rsidR="00E23889">
        <w:t>-</w:t>
      </w:r>
      <w:r w:rsidR="006E48D0">
        <w:t>looking</w:t>
      </w:r>
      <w:r w:rsidR="006E48D0" w:rsidRPr="00E67A80">
        <w:t xml:space="preserve"> </w:t>
      </w:r>
      <w:r w:rsidR="002725C8" w:rsidRPr="00E67A80">
        <w:t>plant</w:t>
      </w:r>
      <w:r w:rsidR="006E48D0">
        <w:t>s</w:t>
      </w:r>
      <w:r w:rsidR="002725C8" w:rsidRPr="00E67A80">
        <w:t xml:space="preserve"> were collected.  Samples were collected from 10+ individuals per unit when possible. While species were selected that </w:t>
      </w:r>
      <w:r w:rsidR="00032926" w:rsidRPr="00E67A80">
        <w:t>occur</w:t>
      </w:r>
      <w:r w:rsidR="00032926">
        <w:t>red</w:t>
      </w:r>
      <w:r w:rsidR="002725C8" w:rsidRPr="00E67A80">
        <w:t xml:space="preserve"> across the spectrum of treatments, the legumes </w:t>
      </w:r>
      <w:r w:rsidR="000B41E8">
        <w:t>(</w:t>
      </w:r>
      <w:r w:rsidR="002725C8" w:rsidRPr="00E67A80">
        <w:t>showy partridge pea and both lespedeza species</w:t>
      </w:r>
      <w:r w:rsidR="000B41E8">
        <w:t>)</w:t>
      </w:r>
      <w:r w:rsidR="002725C8" w:rsidRPr="00E67A80">
        <w:t>, along with winged sumac</w:t>
      </w:r>
      <w:ins w:id="100" w:author="Author">
        <w:r w:rsidR="00B332B4">
          <w:t>,</w:t>
        </w:r>
      </w:ins>
      <w:r w:rsidR="002725C8" w:rsidRPr="00E67A80">
        <w:t xml:space="preserve"> did not occur in all replications of the CONT treatment. </w:t>
      </w:r>
      <w:r w:rsidR="001B15E3">
        <w:t>Also, t</w:t>
      </w:r>
      <w:r w:rsidR="002725C8" w:rsidRPr="00E67A80">
        <w:t>he legumes were absent from most treatments</w:t>
      </w:r>
      <w:ins w:id="101" w:author="Author">
        <w:r w:rsidR="00774079">
          <w:t xml:space="preserve"> during</w:t>
        </w:r>
      </w:ins>
      <w:del w:id="102" w:author="Author">
        <w:r w:rsidR="002725C8" w:rsidRPr="00E67A80" w:rsidDel="00774079">
          <w:delText xml:space="preserve"> for</w:delText>
        </w:r>
      </w:del>
      <w:r w:rsidR="002725C8" w:rsidRPr="00E67A80">
        <w:t xml:space="preserve"> the early spring</w:t>
      </w:r>
      <w:ins w:id="103" w:author="Author">
        <w:r w:rsidR="00774079">
          <w:t>,</w:t>
        </w:r>
      </w:ins>
      <w:del w:id="104" w:author="Author">
        <w:r w:rsidR="002725C8" w:rsidRPr="00E67A80" w:rsidDel="00774079">
          <w:delText xml:space="preserve"> sampling</w:delText>
        </w:r>
      </w:del>
      <w:r w:rsidR="002725C8" w:rsidRPr="00E67A80">
        <w:t xml:space="preserve"> so they were dropped from the analysis for that sampling period.</w:t>
      </w:r>
    </w:p>
    <w:p w14:paraId="25977355" w14:textId="0C085CCF" w:rsidR="002725C8" w:rsidRDefault="002725C8" w:rsidP="00E67A80">
      <w:pPr>
        <w:spacing w:line="480" w:lineRule="auto"/>
      </w:pPr>
      <w:r w:rsidRPr="00E67A80">
        <w:tab/>
        <w:t>All plant material was refrigerated after collection until they could be processed and oven dried. All forage samples were analyzed at the Soil, Water, and Forage Analytical Laboratory (SWFAL) at Oklahoma State University. Samples were first dried for 12 hours at 85</w:t>
      </w:r>
      <w:r w:rsidR="000851A3">
        <w:t xml:space="preserve"> </w:t>
      </w:r>
      <w:r w:rsidR="00B02993">
        <w:rPr>
          <w:vertAlign w:val="superscript"/>
        </w:rPr>
        <w:t>°</w:t>
      </w:r>
      <w:r w:rsidRPr="00E67A80">
        <w:t xml:space="preserve">C and </w:t>
      </w:r>
      <w:r w:rsidR="006E48D0">
        <w:t xml:space="preserve">then </w:t>
      </w:r>
      <w:r w:rsidRPr="00E67A80">
        <w:t xml:space="preserve">ground to pass through a 1.0 mm screen. For CP, total nitrogen (TN) </w:t>
      </w:r>
      <w:r w:rsidR="001B15E3">
        <w:t>was</w:t>
      </w:r>
      <w:r w:rsidRPr="00E67A80">
        <w:t xml:space="preserve"> determined using a </w:t>
      </w:r>
      <w:proofErr w:type="spellStart"/>
      <w:r w:rsidRPr="00E67A80">
        <w:rPr>
          <w:color w:val="000000" w:themeColor="text1"/>
          <w:shd w:val="clear" w:color="auto" w:fill="FFFFFF"/>
        </w:rPr>
        <w:t>Leco</w:t>
      </w:r>
      <w:proofErr w:type="spellEnd"/>
      <w:r w:rsidRPr="00E67A80">
        <w:rPr>
          <w:color w:val="000000" w:themeColor="text1"/>
          <w:shd w:val="clear" w:color="auto" w:fill="FFFFFF"/>
        </w:rPr>
        <w:t xml:space="preserve"> (</w:t>
      </w:r>
      <w:r w:rsidRPr="00E67A80">
        <w:t xml:space="preserve">St. Joseph, Michigan) </w:t>
      </w:r>
      <w:r w:rsidRPr="00E67A80">
        <w:rPr>
          <w:color w:val="000000" w:themeColor="text1"/>
          <w:shd w:val="clear" w:color="auto" w:fill="FFFFFF"/>
        </w:rPr>
        <w:t xml:space="preserve">CN628 </w:t>
      </w:r>
      <w:r w:rsidRPr="00E67A80">
        <w:rPr>
          <w:color w:val="000000" w:themeColor="text1"/>
        </w:rPr>
        <w:t xml:space="preserve">dry </w:t>
      </w:r>
      <w:r w:rsidRPr="00E67A80">
        <w:t xml:space="preserve">combustion Carbon/Nitrogen Analyzer (NFTA, 1993). </w:t>
      </w:r>
    </w:p>
    <w:p w14:paraId="6B76D9E0" w14:textId="77777777" w:rsidR="007067B9" w:rsidDel="00B332B4" w:rsidRDefault="007067B9" w:rsidP="00E67A80">
      <w:pPr>
        <w:spacing w:line="480" w:lineRule="auto"/>
        <w:rPr>
          <w:del w:id="105" w:author="Author"/>
        </w:rPr>
      </w:pPr>
    </w:p>
    <w:p w14:paraId="21299469" w14:textId="77777777" w:rsidR="00524E14" w:rsidRDefault="00524E14" w:rsidP="00E67A80">
      <w:pPr>
        <w:spacing w:line="480" w:lineRule="auto"/>
        <w:rPr>
          <w:ins w:id="106" w:author="Author"/>
          <w:i/>
        </w:rPr>
      </w:pPr>
    </w:p>
    <w:p w14:paraId="0BE94C3F" w14:textId="5F036AEB" w:rsidR="005B5D4A" w:rsidRPr="00717CC4" w:rsidRDefault="00717CC4" w:rsidP="00E67A80">
      <w:pPr>
        <w:spacing w:line="480" w:lineRule="auto"/>
        <w:rPr>
          <w:i/>
        </w:rPr>
      </w:pPr>
      <w:r>
        <w:rPr>
          <w:i/>
        </w:rPr>
        <w:t>2.</w:t>
      </w:r>
      <w:ins w:id="107" w:author="Author">
        <w:r w:rsidR="00524E14">
          <w:rPr>
            <w:i/>
          </w:rPr>
          <w:t>5</w:t>
        </w:r>
      </w:ins>
      <w:del w:id="108" w:author="Author">
        <w:r w:rsidDel="00524E14">
          <w:rPr>
            <w:i/>
          </w:rPr>
          <w:delText>6</w:delText>
        </w:r>
      </w:del>
      <w:r>
        <w:rPr>
          <w:i/>
        </w:rPr>
        <w:t xml:space="preserve"> </w:t>
      </w:r>
      <w:r w:rsidR="005B5D4A" w:rsidRPr="00717CC4">
        <w:rPr>
          <w:i/>
        </w:rPr>
        <w:t xml:space="preserve">Data </w:t>
      </w:r>
      <w:r w:rsidR="00CB20C3" w:rsidRPr="00717CC4">
        <w:rPr>
          <w:i/>
        </w:rPr>
        <w:t>a</w:t>
      </w:r>
      <w:r w:rsidR="005B5D4A" w:rsidRPr="00717CC4">
        <w:rPr>
          <w:i/>
        </w:rPr>
        <w:t>nalysis</w:t>
      </w:r>
    </w:p>
    <w:p w14:paraId="244FC18F" w14:textId="204A7041" w:rsidR="00266CAA" w:rsidDel="00774079" w:rsidRDefault="002725C8" w:rsidP="00E67A80">
      <w:pPr>
        <w:spacing w:line="480" w:lineRule="auto"/>
        <w:rPr>
          <w:del w:id="109" w:author="Author"/>
        </w:rPr>
      </w:pPr>
      <w:r w:rsidRPr="00E67A80">
        <w:tab/>
      </w:r>
      <w:r w:rsidR="001B12A2">
        <w:t>All d</w:t>
      </w:r>
      <w:r w:rsidRPr="00E67A80">
        <w:t>ata were analyzed with SAS 9.4 (SAS Institute Inc. 2013</w:t>
      </w:r>
      <w:r w:rsidR="004C4D50">
        <w:t>)</w:t>
      </w:r>
      <w:r w:rsidR="00FD1D7F">
        <w:t xml:space="preserve"> </w:t>
      </w:r>
      <w:r w:rsidRPr="00E67A80">
        <w:t>P</w:t>
      </w:r>
      <w:r w:rsidR="00BE742F">
        <w:t>ROC MIXED procedure</w:t>
      </w:r>
      <w:r w:rsidRPr="00E67A80">
        <w:t>.</w:t>
      </w:r>
      <w:ins w:id="110" w:author="Author">
        <w:r w:rsidR="00774079">
          <w:t xml:space="preserve"> </w:t>
        </w:r>
      </w:ins>
      <w:del w:id="111" w:author="Author">
        <w:r w:rsidRPr="00E67A80" w:rsidDel="00774079">
          <w:delText xml:space="preserve"> </w:delText>
        </w:r>
        <w:r w:rsidR="009E01BD" w:rsidDel="00774079">
          <w:delText xml:space="preserve"> </w:delText>
        </w:r>
      </w:del>
      <w:r w:rsidR="00266CAA">
        <w:t>For ANPP</w:t>
      </w:r>
      <w:r w:rsidR="009E01BD">
        <w:t>,</w:t>
      </w:r>
      <w:r w:rsidR="00266CAA">
        <w:t xml:space="preserve"> all quadrats within </w:t>
      </w:r>
      <w:r w:rsidR="00266CAA" w:rsidRPr="00E67A80">
        <w:t xml:space="preserve">each unit were averaged to </w:t>
      </w:r>
      <w:r w:rsidR="00266CAA">
        <w:t>calculate</w:t>
      </w:r>
      <w:r w:rsidR="00266CAA" w:rsidRPr="00E67A80">
        <w:t xml:space="preserve"> a unit mean for each of the six functional groups. The unit means were</w:t>
      </w:r>
      <w:ins w:id="112" w:author="Author">
        <w:r w:rsidR="00774079">
          <w:t xml:space="preserve"> then</w:t>
        </w:r>
      </w:ins>
      <w:r w:rsidR="00266CAA" w:rsidRPr="00E67A80">
        <w:t xml:space="preserve"> </w:t>
      </w:r>
      <w:r w:rsidR="00266CAA">
        <w:t>log</w:t>
      </w:r>
      <w:r w:rsidR="00266CAA" w:rsidRPr="00E67A80">
        <w:t xml:space="preserve"> transformed prior to analysis</w:t>
      </w:r>
      <w:ins w:id="113" w:author="Author">
        <w:r w:rsidR="00B332B4">
          <w:t xml:space="preserve"> to eliminate heteroskedasticity</w:t>
        </w:r>
      </w:ins>
      <w:r w:rsidR="00266CAA" w:rsidRPr="00E67A80">
        <w:t>.</w:t>
      </w:r>
      <w:r w:rsidR="00266CAA" w:rsidRPr="00FD3934">
        <w:t xml:space="preserve"> </w:t>
      </w:r>
      <w:r w:rsidR="00266CAA" w:rsidRPr="00E67A80">
        <w:t xml:space="preserve">Data presented in figures and tables are </w:t>
      </w:r>
      <w:r w:rsidR="00266CAA" w:rsidRPr="00E67A80">
        <w:lastRenderedPageBreak/>
        <w:t>shown as non-transformed data</w:t>
      </w:r>
      <w:r w:rsidR="00266CAA">
        <w:t xml:space="preserve">. </w:t>
      </w:r>
      <w:r w:rsidR="00266CAA" w:rsidRPr="00E67A80">
        <w:t>Total ANPP was analyzed as well as each functional group separately</w:t>
      </w:r>
      <w:ins w:id="114" w:author="Author">
        <w:r w:rsidR="00823773">
          <w:t xml:space="preserve"> with treatment</w:t>
        </w:r>
        <w:r w:rsidR="005B26A9">
          <w:t xml:space="preserve"> as a</w:t>
        </w:r>
        <w:r w:rsidR="00823773">
          <w:t xml:space="preserve"> </w:t>
        </w:r>
        <w:del w:id="115" w:author="Author">
          <w:r w:rsidR="00823773" w:rsidDel="00B332B4">
            <w:delText xml:space="preserve">and year as </w:delText>
          </w:r>
        </w:del>
        <w:r w:rsidR="00823773">
          <w:t>fixed effect and sampling unit as a random effect</w:t>
        </w:r>
      </w:ins>
      <w:r w:rsidR="00266CAA" w:rsidRPr="00E67A80">
        <w:t xml:space="preserve">. </w:t>
      </w:r>
      <w:r w:rsidR="00266CAA">
        <w:t>When a significant difference occurred (p &lt;0.05)</w:t>
      </w:r>
      <w:r w:rsidR="00266CAA" w:rsidRPr="00E67A80">
        <w:t xml:space="preserve">, means separation was performed using the </w:t>
      </w:r>
      <w:r w:rsidR="00266CAA">
        <w:t>“</w:t>
      </w:r>
      <w:proofErr w:type="spellStart"/>
      <w:r w:rsidR="00266CAA" w:rsidRPr="00E67A80">
        <w:t>pdiff</w:t>
      </w:r>
      <w:proofErr w:type="spellEnd"/>
      <w:r w:rsidR="00266CAA" w:rsidRPr="00E67A80">
        <w:t xml:space="preserve"> function</w:t>
      </w:r>
      <w:r w:rsidR="00266CAA">
        <w:t>”</w:t>
      </w:r>
      <w:r w:rsidR="00266CAA" w:rsidRPr="00E67A80">
        <w:t xml:space="preserve"> to determine which treatments significantly differed from one another. Data from 2019 and 2020 were analyzed separately.</w:t>
      </w:r>
    </w:p>
    <w:p w14:paraId="7875AEE9" w14:textId="2A969B38" w:rsidR="001B12A2" w:rsidRDefault="00266CAA" w:rsidP="00E67A80">
      <w:pPr>
        <w:spacing w:line="480" w:lineRule="auto"/>
      </w:pPr>
      <w:del w:id="116" w:author="Author">
        <w:r w:rsidDel="00774079">
          <w:tab/>
        </w:r>
        <w:r w:rsidR="001B12A2" w:rsidDel="00774079">
          <w:delText>For percent cover analysis, t</w:delText>
        </w:r>
        <w:r w:rsidR="001B12A2" w:rsidRPr="00E67A80" w:rsidDel="00774079">
          <w:delText xml:space="preserve">he 20 frame samples collected each month were averaged to calculate the monthly unit means for each functional group. The unit means were then arcsine transformed prior to analysis. Data from 2019 and 2020 were analyzed separately. To compare whether monthly trends in </w:delText>
        </w:r>
        <w:r w:rsidR="001B12A2" w:rsidDel="00774079">
          <w:delText xml:space="preserve">coverage of </w:delText>
        </w:r>
        <w:r w:rsidR="001B12A2" w:rsidRPr="00E67A80" w:rsidDel="00774079">
          <w:delText xml:space="preserve">plant functional group differed among treatments, a repeated measures analysis using an autoregressive covariance structure </w:delText>
        </w:r>
        <w:r w:rsidR="006A4827" w:rsidDel="00774079">
          <w:delText xml:space="preserve">(AR1) </w:delText>
        </w:r>
        <w:r w:rsidR="001B12A2" w:rsidRPr="00E67A80" w:rsidDel="00774079">
          <w:delText xml:space="preserve">was conducted incorporating month of sampling. Each functional group was analyzed separately. For treatments </w:delText>
        </w:r>
        <w:r w:rsidR="00C16DCE" w:rsidRPr="00E67A80" w:rsidDel="00774079">
          <w:delText>where</w:delText>
        </w:r>
        <w:r w:rsidR="00701C1F" w:rsidDel="00774079">
          <w:delText xml:space="preserve"> monthly</w:delText>
        </w:r>
        <w:r w:rsidR="001B12A2" w:rsidRPr="00E67A80" w:rsidDel="00774079">
          <w:delText xml:space="preserve"> trends differed among treatments, i.e., a significant </w:delText>
        </w:r>
        <w:r w:rsidR="001B12A2" w:rsidDel="00774079">
          <w:delText>month</w:delText>
        </w:r>
        <w:r w:rsidR="001B12A2" w:rsidRPr="00E67A80" w:rsidDel="00774079">
          <w:delText xml:space="preserve">*treatment interaction, an analysis was conducted using the </w:delText>
        </w:r>
        <w:r w:rsidR="001B12A2" w:rsidDel="00774079">
          <w:delText>“</w:delText>
        </w:r>
        <w:r w:rsidR="001B12A2" w:rsidRPr="00E67A80" w:rsidDel="00774079">
          <w:delText>pdiff</w:delText>
        </w:r>
        <w:r w:rsidR="001B12A2" w:rsidDel="00774079">
          <w:delText>”</w:delText>
        </w:r>
        <w:r w:rsidR="001B12A2" w:rsidRPr="00E67A80" w:rsidDel="00774079">
          <w:delText xml:space="preserve"> function to determine which months the treatments significantly differed from one another (</w:delText>
        </w:r>
        <w:r w:rsidR="00CD7A91" w:rsidDel="00774079">
          <w:delText>P</w:delText>
        </w:r>
        <w:r w:rsidR="00CD7A91" w:rsidRPr="00E67A80" w:rsidDel="00774079">
          <w:delText xml:space="preserve"> </w:delText>
        </w:r>
        <w:r w:rsidR="001B12A2" w:rsidRPr="00E67A80" w:rsidDel="00774079">
          <w:delText>&lt; 0.05).</w:delText>
        </w:r>
      </w:del>
      <w:r w:rsidR="001B12A2" w:rsidRPr="00E67A80">
        <w:t xml:space="preserve"> </w:t>
      </w:r>
    </w:p>
    <w:p w14:paraId="0BF28AFD" w14:textId="2362F97B" w:rsidR="002725C8" w:rsidRDefault="001B12A2" w:rsidP="00E67A80">
      <w:pPr>
        <w:spacing w:line="480" w:lineRule="auto"/>
      </w:pPr>
      <w:r>
        <w:tab/>
      </w:r>
      <w:r w:rsidR="002725C8" w:rsidRPr="00E67A80">
        <w:t>To compare whether seasonal trends in CP concentration differed among treatments, a repeated measures analysis was conducted using season of sampling as the repeated factor with an autoregressive covariance structure</w:t>
      </w:r>
      <w:r w:rsidR="006A4827">
        <w:t xml:space="preserve"> (AR1)</w:t>
      </w:r>
      <w:r w:rsidR="002725C8" w:rsidRPr="00E67A80">
        <w:t>. Each species was analyzed separately</w:t>
      </w:r>
      <w:ins w:id="117" w:author="Author">
        <w:r w:rsidR="00823773">
          <w:t xml:space="preserve"> with treatment and sampling period as fixed effects, and sampling unit as a random effect</w:t>
        </w:r>
      </w:ins>
      <w:r w:rsidR="002725C8" w:rsidRPr="00E67A80">
        <w:t xml:space="preserve">. For species with a significant season*treatment interaction, means separation was conducted using the </w:t>
      </w:r>
      <w:r w:rsidR="006E48D0">
        <w:t>“</w:t>
      </w:r>
      <w:proofErr w:type="spellStart"/>
      <w:r w:rsidR="002725C8" w:rsidRPr="00E67A80">
        <w:t>pdiff</w:t>
      </w:r>
      <w:proofErr w:type="spellEnd"/>
      <w:r w:rsidR="006E48D0">
        <w:t>”</w:t>
      </w:r>
      <w:r w:rsidR="002725C8" w:rsidRPr="00E67A80">
        <w:t xml:space="preserve"> function to determine which seasons the treatments significantly differed from one another. </w:t>
      </w:r>
      <w:ins w:id="118" w:author="Author">
        <w:r w:rsidR="00774079">
          <w:t>Results were considered significant at P &lt; 0.05</w:t>
        </w:r>
        <w:r w:rsidR="00B332B4">
          <w:t>.  In addition</w:t>
        </w:r>
        <w:r w:rsidR="00774079">
          <w:t xml:space="preserve">, </w:t>
        </w:r>
        <w:r w:rsidR="00084EAB">
          <w:t>results with</w:t>
        </w:r>
        <w:r w:rsidR="00084EAB" w:rsidRPr="007C59B6">
          <w:t xml:space="preserve"> 0.05 &lt; </w:t>
        </w:r>
        <w:r w:rsidR="00084EAB">
          <w:t xml:space="preserve">P </w:t>
        </w:r>
        <w:r w:rsidR="00084EAB" w:rsidRPr="007C59B6">
          <w:t>&lt; 0.10</w:t>
        </w:r>
        <w:r w:rsidR="00084EAB">
          <w:t xml:space="preserve"> were considered marginally significant</w:t>
        </w:r>
        <w:r w:rsidR="00084EAB" w:rsidDel="00B332B4">
          <w:t xml:space="preserve"> </w:t>
        </w:r>
        <w:del w:id="119" w:author="Author">
          <w:r w:rsidR="00774079" w:rsidDel="00B332B4">
            <w:delText xml:space="preserve">and </w:delText>
          </w:r>
        </w:del>
        <w:r w:rsidR="00774079">
          <w:t>given the consistent trend in CP response</w:t>
        </w:r>
        <w:r w:rsidR="00B332B4">
          <w:t xml:space="preserve"> among species</w:t>
        </w:r>
        <w:del w:id="120" w:author="Author">
          <w:r w:rsidR="00774079" w:rsidDel="00B332B4">
            <w:delText xml:space="preserve">, </w:delText>
          </w:r>
          <w:r w:rsidR="00774079" w:rsidRPr="007C59B6" w:rsidDel="00B332B4">
            <w:delText xml:space="preserve">marginally significant </w:delText>
          </w:r>
          <w:r w:rsidR="00774079" w:rsidDel="00B332B4">
            <w:delText>at</w:delText>
          </w:r>
          <w:r w:rsidR="00774079" w:rsidRPr="007C59B6" w:rsidDel="00084EAB">
            <w:delText xml:space="preserve"> </w:delText>
          </w:r>
          <w:r w:rsidR="00774079" w:rsidRPr="007C59B6" w:rsidDel="00B332B4">
            <w:delText>(</w:delText>
          </w:r>
          <w:r w:rsidR="00774079" w:rsidRPr="007C59B6" w:rsidDel="00084EAB">
            <w:delText xml:space="preserve">0.05 &lt; </w:delText>
          </w:r>
          <w:r w:rsidR="00774079" w:rsidDel="00084EAB">
            <w:delText xml:space="preserve">P </w:delText>
          </w:r>
          <w:r w:rsidR="00774079" w:rsidRPr="007C59B6" w:rsidDel="00084EAB">
            <w:delText>&lt; 0.10</w:delText>
          </w:r>
          <w:r w:rsidR="00774079" w:rsidRPr="007C59B6" w:rsidDel="00B332B4">
            <w:delText>)</w:delText>
          </w:r>
        </w:del>
        <w:r w:rsidR="00774079" w:rsidRPr="007C59B6">
          <w:t xml:space="preserve">. </w:t>
        </w:r>
      </w:ins>
    </w:p>
    <w:p w14:paraId="3E85A6AB" w14:textId="77777777" w:rsidR="00E57924" w:rsidRPr="00E67A80" w:rsidRDefault="00E57924" w:rsidP="00E67A80">
      <w:pPr>
        <w:spacing w:line="480" w:lineRule="auto"/>
      </w:pPr>
    </w:p>
    <w:p w14:paraId="1F13DF0C" w14:textId="3B4F4A2F" w:rsidR="00683027" w:rsidRPr="00E67A80" w:rsidRDefault="00717CC4" w:rsidP="00E67A80">
      <w:pPr>
        <w:spacing w:line="480" w:lineRule="auto"/>
        <w:rPr>
          <w:b/>
        </w:rPr>
      </w:pPr>
      <w:r>
        <w:rPr>
          <w:b/>
        </w:rPr>
        <w:t xml:space="preserve">3. </w:t>
      </w:r>
      <w:r w:rsidR="00683027" w:rsidRPr="00E67A80">
        <w:rPr>
          <w:b/>
        </w:rPr>
        <w:t>RESULTS</w:t>
      </w:r>
    </w:p>
    <w:p w14:paraId="6CEAC234" w14:textId="6E623A65" w:rsidR="00613791" w:rsidRPr="00717CC4" w:rsidRDefault="00717CC4" w:rsidP="00613791">
      <w:pPr>
        <w:spacing w:line="480" w:lineRule="auto"/>
        <w:rPr>
          <w:i/>
        </w:rPr>
      </w:pPr>
      <w:r>
        <w:rPr>
          <w:i/>
        </w:rPr>
        <w:t xml:space="preserve">3.1 </w:t>
      </w:r>
      <w:r w:rsidR="00613791" w:rsidRPr="00717CC4">
        <w:rPr>
          <w:i/>
        </w:rPr>
        <w:t xml:space="preserve">Aboveground net primary productivity </w:t>
      </w:r>
    </w:p>
    <w:p w14:paraId="57BB4124" w14:textId="72FD22C6" w:rsidR="004967D2" w:rsidRDefault="00613791" w:rsidP="00613791">
      <w:pPr>
        <w:spacing w:line="480" w:lineRule="auto"/>
      </w:pPr>
      <w:r w:rsidRPr="007C59B6">
        <w:tab/>
      </w:r>
      <w:r w:rsidR="00B136C1">
        <w:t>Measured one year after establishment i</w:t>
      </w:r>
      <w:r w:rsidR="004967D2" w:rsidRPr="00E67A80">
        <w:t xml:space="preserve">n 1985, all </w:t>
      </w:r>
      <w:r w:rsidR="004967D2">
        <w:t>treatment units that received</w:t>
      </w:r>
      <w:r w:rsidR="004967D2" w:rsidRPr="00E67A80">
        <w:t xml:space="preserve"> the </w:t>
      </w:r>
      <w:r w:rsidR="004967D2" w:rsidRPr="00D02A46">
        <w:t>H and T treatments were similar, averaging 4.0</w:t>
      </w:r>
      <w:r w:rsidR="00CF1218" w:rsidRPr="00D02A46">
        <w:t>±</w:t>
      </w:r>
      <w:r w:rsidR="004967D2" w:rsidRPr="00D02A46">
        <w:t>0.53 m</w:t>
      </w:r>
      <w:r w:rsidR="004967D2" w:rsidRPr="00D02A46">
        <w:rPr>
          <w:vertAlign w:val="superscript"/>
        </w:rPr>
        <w:t xml:space="preserve">2 </w:t>
      </w:r>
      <w:r w:rsidR="004967D2" w:rsidRPr="00D02A46">
        <w:t>ha</w:t>
      </w:r>
      <w:r w:rsidR="004967D2" w:rsidRPr="00D02A46">
        <w:rPr>
          <w:vertAlign w:val="superscript"/>
        </w:rPr>
        <w:t>-1</w:t>
      </w:r>
      <w:r w:rsidR="004967D2" w:rsidRPr="00D02A46">
        <w:t xml:space="preserve"> (mean </w:t>
      </w:r>
      <w:r w:rsidR="00CF1218" w:rsidRPr="00D02A46">
        <w:t>±</w:t>
      </w:r>
      <w:r w:rsidR="004967D2" w:rsidRPr="00D02A46">
        <w:t xml:space="preserve"> SE) basal area (BA) and 9.7</w:t>
      </w:r>
      <w:r w:rsidR="00CF1218" w:rsidRPr="00D02A46">
        <w:t>±</w:t>
      </w:r>
      <w:r w:rsidR="004967D2" w:rsidRPr="00D02A46">
        <w:t>2.42% canopy cover while the non-thinned CONT and RRB averaged 26</w:t>
      </w:r>
      <w:r w:rsidR="00CF1218" w:rsidRPr="00D02A46">
        <w:t>±</w:t>
      </w:r>
      <w:r w:rsidR="004967D2" w:rsidRPr="00D02A46">
        <w:t>0.67 m</w:t>
      </w:r>
      <w:r w:rsidR="004967D2" w:rsidRPr="00D02A46">
        <w:rPr>
          <w:vertAlign w:val="superscript"/>
        </w:rPr>
        <w:t xml:space="preserve">2 </w:t>
      </w:r>
      <w:r w:rsidR="004967D2" w:rsidRPr="00D02A46">
        <w:t>ha</w:t>
      </w:r>
      <w:r w:rsidR="004967D2" w:rsidRPr="00D02A46">
        <w:rPr>
          <w:vertAlign w:val="superscript"/>
        </w:rPr>
        <w:t>-1</w:t>
      </w:r>
      <w:r w:rsidR="004967D2" w:rsidRPr="00D02A46">
        <w:t xml:space="preserve"> BA and 72</w:t>
      </w:r>
      <w:r w:rsidR="00CF1218" w:rsidRPr="00D02A46">
        <w:t>±</w:t>
      </w:r>
      <w:r w:rsidR="004967D2" w:rsidRPr="00D02A46">
        <w:t>2.3%</w:t>
      </w:r>
      <w:r w:rsidR="004967D2" w:rsidRPr="00E67A80">
        <w:t xml:space="preserve"> canopy cover (</w:t>
      </w:r>
      <w:r w:rsidR="004967D2">
        <w:t>Masters et al. 1993</w:t>
      </w:r>
      <w:r w:rsidR="004967D2" w:rsidRPr="00E67A80">
        <w:t>). When measured in 201</w:t>
      </w:r>
      <w:r w:rsidR="004967D2">
        <w:t>7</w:t>
      </w:r>
      <w:r w:rsidR="004967D2" w:rsidRPr="00E67A80">
        <w:t>,</w:t>
      </w:r>
      <w:r w:rsidR="006309F8">
        <w:t xml:space="preserve"> </w:t>
      </w:r>
      <w:r w:rsidR="00B136C1">
        <w:t>the</w:t>
      </w:r>
      <w:r w:rsidR="004967D2" w:rsidRPr="00E67A80">
        <w:t xml:space="preserve"> HT and HT4 treatments </w:t>
      </w:r>
      <w:r w:rsidR="00B136C1">
        <w:t xml:space="preserve">as well as the CONT and RRB treatments </w:t>
      </w:r>
      <w:r w:rsidR="004967D2" w:rsidRPr="00E67A80">
        <w:t xml:space="preserve">were classified as forests </w:t>
      </w:r>
      <w:r w:rsidR="00B136C1">
        <w:t>(</w:t>
      </w:r>
      <w:r w:rsidR="004967D2" w:rsidRPr="00E67A80">
        <w:t>basal area</w:t>
      </w:r>
      <w:r w:rsidR="004967D2">
        <w:t>s</w:t>
      </w:r>
      <w:r w:rsidR="004967D2" w:rsidRPr="00E67A80">
        <w:t xml:space="preserve"> </w:t>
      </w:r>
      <w:r w:rsidR="004967D2">
        <w:t>greater than 18.4</w:t>
      </w:r>
      <w:r w:rsidR="004967D2" w:rsidRPr="00E67A80">
        <w:t xml:space="preserve"> m</w:t>
      </w:r>
      <w:r w:rsidR="004967D2" w:rsidRPr="00E67A80">
        <w:rPr>
          <w:vertAlign w:val="superscript"/>
        </w:rPr>
        <w:t xml:space="preserve">2 </w:t>
      </w:r>
      <w:r w:rsidR="004967D2" w:rsidRPr="00E67A80">
        <w:t>ha</w:t>
      </w:r>
      <w:r w:rsidR="004967D2" w:rsidRPr="00E67A80">
        <w:rPr>
          <w:vertAlign w:val="superscript"/>
        </w:rPr>
        <w:t>-1</w:t>
      </w:r>
      <w:r w:rsidR="00B136C1">
        <w:t xml:space="preserve">; </w:t>
      </w:r>
      <w:r w:rsidR="004967D2" w:rsidRPr="00E67A80">
        <w:t>Dey et al. 2017)</w:t>
      </w:r>
      <w:r w:rsidR="00D66284">
        <w:t xml:space="preserve">. </w:t>
      </w:r>
      <w:r w:rsidR="004967D2" w:rsidRPr="00E67A80">
        <w:t xml:space="preserve">Among the </w:t>
      </w:r>
      <w:r w:rsidR="004967D2" w:rsidRPr="00E67A80">
        <w:lastRenderedPageBreak/>
        <w:t xml:space="preserve">forest treatments, the </w:t>
      </w:r>
      <w:r w:rsidR="0088635D">
        <w:t>non-</w:t>
      </w:r>
      <w:r w:rsidR="004967D2">
        <w:t xml:space="preserve">burned </w:t>
      </w:r>
      <w:r w:rsidR="004967D2" w:rsidRPr="00E67A80">
        <w:t xml:space="preserve">HT and CONT had greater BA and canopy closure than burned </w:t>
      </w:r>
      <w:r w:rsidR="004967D2">
        <w:t>units</w:t>
      </w:r>
      <w:r w:rsidR="004967D2" w:rsidRPr="00E67A80">
        <w:t xml:space="preserve">, </w:t>
      </w:r>
      <w:r w:rsidR="004967D2">
        <w:t>i.e</w:t>
      </w:r>
      <w:r w:rsidR="004967D2" w:rsidRPr="00E67A80">
        <w:t>., HT4 and RRB</w:t>
      </w:r>
      <w:r w:rsidR="004967D2">
        <w:t xml:space="preserve"> (</w:t>
      </w:r>
      <w:r w:rsidR="004967D2" w:rsidRPr="00166A60">
        <w:rPr>
          <w:b/>
        </w:rPr>
        <w:t>Table 1</w:t>
      </w:r>
      <w:r w:rsidR="004967D2">
        <w:t>)</w:t>
      </w:r>
      <w:r w:rsidR="004967D2" w:rsidRPr="00E67A80">
        <w:t>. The remaining treatments were classified as savanna in 201</w:t>
      </w:r>
      <w:r w:rsidR="004967D2">
        <w:t>7</w:t>
      </w:r>
      <w:r w:rsidR="004967D2" w:rsidRPr="00E67A80">
        <w:t xml:space="preserve">. Among the savanna treatments, the HT1 had the lowest canopy </w:t>
      </w:r>
      <w:r w:rsidR="004967D2">
        <w:t>cover</w:t>
      </w:r>
      <w:r w:rsidR="004967D2" w:rsidRPr="00E67A80">
        <w:t xml:space="preserve"> and its structure was more similar to grassland </w:t>
      </w:r>
      <w:ins w:id="121" w:author="Author">
        <w:r w:rsidR="00743225">
          <w:t>(</w:t>
        </w:r>
        <w:r w:rsidR="00743225" w:rsidRPr="00166A60">
          <w:rPr>
            <w:b/>
          </w:rPr>
          <w:t>Table 1</w:t>
        </w:r>
        <w:r w:rsidR="00743225">
          <w:t xml:space="preserve">) </w:t>
        </w:r>
      </w:ins>
      <w:r w:rsidR="004967D2">
        <w:t>while the</w:t>
      </w:r>
      <w:r w:rsidR="004967D2" w:rsidRPr="00E67A80">
        <w:t xml:space="preserve"> other savanna treatments </w:t>
      </w:r>
      <w:del w:id="122" w:author="Author">
        <w:r w:rsidR="004967D2" w:rsidDel="00743225">
          <w:delText>(</w:delText>
        </w:r>
        <w:r w:rsidR="004967D2" w:rsidRPr="00166A60" w:rsidDel="00743225">
          <w:rPr>
            <w:b/>
          </w:rPr>
          <w:delText>Table 1</w:delText>
        </w:r>
        <w:r w:rsidR="004967D2" w:rsidDel="00743225">
          <w:delText xml:space="preserve">) </w:delText>
        </w:r>
      </w:del>
      <w:r w:rsidR="004967D2" w:rsidRPr="00E67A80">
        <w:t xml:space="preserve">had BA and canopy </w:t>
      </w:r>
      <w:r w:rsidR="004967D2">
        <w:t>cover</w:t>
      </w:r>
      <w:r w:rsidR="004967D2" w:rsidRPr="00E67A80">
        <w:t xml:space="preserve"> near the maximum limits </w:t>
      </w:r>
      <w:r w:rsidR="004967D2">
        <w:t>for</w:t>
      </w:r>
      <w:r w:rsidR="004967D2" w:rsidRPr="00E67A80">
        <w:t xml:space="preserve"> savanna, e.g., BA &lt; 7 m</w:t>
      </w:r>
      <w:r w:rsidR="004967D2" w:rsidRPr="00E67A80">
        <w:rPr>
          <w:vertAlign w:val="superscript"/>
        </w:rPr>
        <w:t xml:space="preserve">2 </w:t>
      </w:r>
      <w:r w:rsidR="004967D2" w:rsidRPr="00E67A80">
        <w:t>ha</w:t>
      </w:r>
      <w:r w:rsidR="004967D2" w:rsidRPr="00E67A80">
        <w:rPr>
          <w:vertAlign w:val="superscript"/>
        </w:rPr>
        <w:t xml:space="preserve">-1 </w:t>
      </w:r>
      <w:r w:rsidR="004967D2" w:rsidRPr="00E67A80">
        <w:t xml:space="preserve">or &lt;30% canopy closure (Dey et al. 2017). </w:t>
      </w:r>
    </w:p>
    <w:p w14:paraId="05294971" w14:textId="364C55A9" w:rsidR="00613791" w:rsidRPr="007C59B6" w:rsidRDefault="004967D2" w:rsidP="000F6BCE">
      <w:pPr>
        <w:spacing w:line="480" w:lineRule="auto"/>
      </w:pPr>
      <w:r>
        <w:tab/>
      </w:r>
      <w:r w:rsidR="00613791" w:rsidRPr="007C59B6">
        <w:t xml:space="preserve">In 2019, total </w:t>
      </w:r>
      <w:r w:rsidR="00B136C1">
        <w:t xml:space="preserve">understory </w:t>
      </w:r>
      <w:r w:rsidR="00613791" w:rsidRPr="007C59B6">
        <w:t xml:space="preserve">ANPP was </w:t>
      </w:r>
      <w:r w:rsidR="00C11B30">
        <w:t xml:space="preserve">up to </w:t>
      </w:r>
      <w:r w:rsidR="00312FFA">
        <w:t xml:space="preserve">566% </w:t>
      </w:r>
      <w:r w:rsidR="00613791" w:rsidRPr="007C59B6">
        <w:t>greater in the savanna</w:t>
      </w:r>
      <w:r w:rsidR="00CE6590">
        <w:t xml:space="preserve"> </w:t>
      </w:r>
      <w:r w:rsidR="00613791" w:rsidRPr="007C59B6">
        <w:t>treatments (HT1, HT2, HT3, HNT1) than in the forest</w:t>
      </w:r>
      <w:del w:id="123" w:author="Author">
        <w:r w:rsidR="00613791" w:rsidRPr="007C59B6" w:rsidDel="00774079">
          <w:delText xml:space="preserve"> </w:delText>
        </w:r>
        <w:r w:rsidR="00CE6590" w:rsidDel="00774079">
          <w:delText>structured</w:delText>
        </w:r>
      </w:del>
      <w:r w:rsidR="00CE6590">
        <w:t xml:space="preserve"> </w:t>
      </w:r>
      <w:r w:rsidR="00613791" w:rsidRPr="007C59B6">
        <w:t>treatments (HT4,</w:t>
      </w:r>
      <w:r w:rsidR="00C33F88">
        <w:t xml:space="preserve"> HT,</w:t>
      </w:r>
      <w:r w:rsidR="00613791" w:rsidRPr="007C59B6">
        <w:t xml:space="preserve"> RRB, CONT) (</w:t>
      </w:r>
      <w:r w:rsidR="00613791" w:rsidRPr="007C59B6">
        <w:rPr>
          <w:b/>
        </w:rPr>
        <w:t>Figure 1</w:t>
      </w:r>
      <w:r w:rsidR="00613791" w:rsidRPr="007C59B6">
        <w:t xml:space="preserve">). </w:t>
      </w:r>
      <w:r w:rsidR="00E34EC9">
        <w:t>T</w:t>
      </w:r>
      <w:r w:rsidR="00613791" w:rsidRPr="007C59B6">
        <w:t>he savanna treatments, HT1 and HT2 in particular, had the greatest ANPP with over 450 g m</w:t>
      </w:r>
      <w:r w:rsidR="00613791" w:rsidRPr="007C59B6">
        <w:rPr>
          <w:vertAlign w:val="superscript"/>
        </w:rPr>
        <w:t>-2</w:t>
      </w:r>
      <w:r w:rsidR="00613791" w:rsidRPr="007C59B6">
        <w:t>. The other two savanna treatments HT3 and HNT1 had just over 300 g m</w:t>
      </w:r>
      <w:r w:rsidR="00613791" w:rsidRPr="007C59B6">
        <w:rPr>
          <w:vertAlign w:val="superscript"/>
        </w:rPr>
        <w:t>-2</w:t>
      </w:r>
      <w:r w:rsidR="00613791" w:rsidRPr="007C59B6">
        <w:t xml:space="preserve"> of ANPP and were</w:t>
      </w:r>
      <w:del w:id="124" w:author="Author">
        <w:r w:rsidR="00613791" w:rsidRPr="007C59B6" w:rsidDel="00774079">
          <w:delText xml:space="preserve"> </w:delText>
        </w:r>
        <w:r w:rsidR="00B136C1" w:rsidDel="00774079">
          <w:delText>statistically</w:delText>
        </w:r>
      </w:del>
      <w:r w:rsidR="00B136C1">
        <w:t xml:space="preserve"> </w:t>
      </w:r>
      <w:r w:rsidR="00613791" w:rsidRPr="007C59B6">
        <w:t>similar</w:t>
      </w:r>
      <w:r w:rsidR="006F3E73">
        <w:t xml:space="preserve"> </w:t>
      </w:r>
      <w:r w:rsidR="00613791" w:rsidRPr="007C59B6">
        <w:t xml:space="preserve">to other savanna treatments </w:t>
      </w:r>
      <w:r w:rsidR="00C33F88">
        <w:t>as well as</w:t>
      </w:r>
      <w:r w:rsidR="00613791" w:rsidRPr="007C59B6">
        <w:t xml:space="preserve"> the most productive forest treatment (HT4). There was considerable variation </w:t>
      </w:r>
      <w:r w:rsidR="008C2CCE">
        <w:t>(</w:t>
      </w:r>
      <w:r w:rsidR="008C2CCE" w:rsidRPr="007C59B6">
        <w:t>18.3 to 149.6 g m</w:t>
      </w:r>
      <w:r w:rsidR="008C2CCE" w:rsidRPr="007C59B6">
        <w:rPr>
          <w:vertAlign w:val="superscript"/>
        </w:rPr>
        <w:t>-2</w:t>
      </w:r>
      <w:r w:rsidR="008C2CCE" w:rsidRPr="00D1422E">
        <w:t>)</w:t>
      </w:r>
      <w:r w:rsidR="008C2CCE">
        <w:rPr>
          <w:vertAlign w:val="superscript"/>
        </w:rPr>
        <w:t xml:space="preserve"> </w:t>
      </w:r>
      <w:r w:rsidR="008C2CCE">
        <w:t>a</w:t>
      </w:r>
      <w:r w:rsidR="00613791">
        <w:t>mong</w:t>
      </w:r>
      <w:r w:rsidR="00613791" w:rsidRPr="007C59B6">
        <w:t xml:space="preserve"> the forest </w:t>
      </w:r>
      <w:r w:rsidR="008C2CCE">
        <w:t xml:space="preserve">treatments with lower values for </w:t>
      </w:r>
      <w:r w:rsidR="00DD64E3">
        <w:t xml:space="preserve">treatments </w:t>
      </w:r>
      <w:r w:rsidR="008C2CCE">
        <w:t xml:space="preserve">that were not burned. </w:t>
      </w:r>
      <w:r w:rsidR="00613791" w:rsidRPr="007C59B6">
        <w:t xml:space="preserve">However, </w:t>
      </w:r>
      <w:r w:rsidR="00B136C1">
        <w:t>the forested treatments</w:t>
      </w:r>
      <w:r w:rsidR="00B136C1" w:rsidRPr="007C59B6">
        <w:t xml:space="preserve"> </w:t>
      </w:r>
      <w:r w:rsidR="00613791" w:rsidRPr="007C59B6">
        <w:t>were</w:t>
      </w:r>
      <w:del w:id="125" w:author="Author">
        <w:r w:rsidR="00613791" w:rsidRPr="007C59B6" w:rsidDel="00774079">
          <w:delText xml:space="preserve"> statistically</w:delText>
        </w:r>
      </w:del>
      <w:r w:rsidR="00613791" w:rsidRPr="007C59B6">
        <w:t xml:space="preserve"> similar</w:t>
      </w:r>
      <w:r w:rsidR="008F7132">
        <w:t xml:space="preserve"> (P </w:t>
      </w:r>
      <w:r w:rsidR="008F7132" w:rsidRPr="00E65906">
        <w:rPr>
          <w:u w:val="single"/>
        </w:rPr>
        <w:t>&gt;</w:t>
      </w:r>
      <w:r w:rsidR="008F7132">
        <w:t xml:space="preserve"> 0.05</w:t>
      </w:r>
      <w:r w:rsidR="00872CAF">
        <w:t>)</w:t>
      </w:r>
      <w:r w:rsidR="00872CAF" w:rsidRPr="007C59B6">
        <w:t xml:space="preserve"> given</w:t>
      </w:r>
      <w:r w:rsidR="00613791" w:rsidRPr="007C59B6">
        <w:t xml:space="preserve"> large within-treatment variation. Results were similar in 2020</w:t>
      </w:r>
      <w:r w:rsidR="006F0FC1">
        <w:t xml:space="preserve">, except </w:t>
      </w:r>
      <w:r w:rsidR="003B5974">
        <w:t xml:space="preserve">the HT1 treatment had greater ANPP than all other treatments.  Compared to 2019, ANPP of the </w:t>
      </w:r>
      <w:r w:rsidR="006F0FC1">
        <w:t xml:space="preserve">HT2 </w:t>
      </w:r>
      <w:r w:rsidR="00EF7A64">
        <w:t>treatment declined by</w:t>
      </w:r>
      <w:r w:rsidR="00586F9E">
        <w:t xml:space="preserve"> 40</w:t>
      </w:r>
      <w:r w:rsidR="00EF7A64">
        <w:t>% in 2020</w:t>
      </w:r>
      <w:r w:rsidR="00B136C1">
        <w:t xml:space="preserve"> (second year after burning)</w:t>
      </w:r>
      <w:r w:rsidR="00586F9E">
        <w:t>, whereas the other treatments declined by an average of 15</w:t>
      </w:r>
      <w:del w:id="126" w:author="Author">
        <w:r w:rsidR="00586F9E" w:rsidDel="00743225">
          <w:delText>.2</w:delText>
        </w:r>
      </w:del>
      <w:r w:rsidR="00586F9E">
        <w:t>%.</w:t>
      </w:r>
      <w:r w:rsidR="003B5974">
        <w:t xml:space="preserve"> </w:t>
      </w:r>
      <w:r w:rsidR="00747CBD">
        <w:t xml:space="preserve">In general, treatments with annual </w:t>
      </w:r>
      <w:ins w:id="127" w:author="Author">
        <w:r w:rsidR="00774079">
          <w:t xml:space="preserve">or </w:t>
        </w:r>
        <w:r w:rsidR="00823773">
          <w:t>biannual</w:t>
        </w:r>
        <w:r w:rsidR="00774079">
          <w:t xml:space="preserve"> </w:t>
        </w:r>
      </w:ins>
      <w:r w:rsidR="00747CBD">
        <w:t>burning were</w:t>
      </w:r>
      <w:r w:rsidR="003B5974">
        <w:t xml:space="preserve"> </w:t>
      </w:r>
      <w:r w:rsidR="00747CBD">
        <w:t xml:space="preserve">dominated by herbaceous vegetation, treatments with fire intervals of </w:t>
      </w:r>
      <w:ins w:id="128" w:author="Author">
        <w:r w:rsidR="00774079">
          <w:t>3</w:t>
        </w:r>
      </w:ins>
      <w:del w:id="129" w:author="Author">
        <w:r w:rsidR="00747CBD" w:rsidDel="00774079">
          <w:delText>2</w:delText>
        </w:r>
      </w:del>
      <w:r w:rsidR="00747CBD">
        <w:t>-4 years had more equal proportions of herbaceous and woody ANPP, and non-burned treatments were dominated by woody ANPP.</w:t>
      </w:r>
    </w:p>
    <w:p w14:paraId="6E4EEAB8" w14:textId="3F6B9AC2" w:rsidR="00613791" w:rsidRPr="007C59B6" w:rsidRDefault="003B5974" w:rsidP="00613791">
      <w:pPr>
        <w:spacing w:line="480" w:lineRule="auto"/>
        <w:ind w:firstLine="720"/>
      </w:pPr>
      <w:r>
        <w:t>Among the herbaceous components,</w:t>
      </w:r>
      <w:r w:rsidR="00324922">
        <w:t xml:space="preserve"> </w:t>
      </w:r>
      <w:r>
        <w:t>g</w:t>
      </w:r>
      <w:r w:rsidR="00613791" w:rsidRPr="007C59B6">
        <w:t xml:space="preserve">rass was the largest contributor to ANPP for most treatments in both years. In 2019, grass ANPP ranged from </w:t>
      </w:r>
      <w:r w:rsidR="007F5F82" w:rsidRPr="007C59B6">
        <w:t>1.5 g m</w:t>
      </w:r>
      <w:r w:rsidR="007F5F82" w:rsidRPr="007C59B6">
        <w:rPr>
          <w:vertAlign w:val="superscript"/>
        </w:rPr>
        <w:t>-2</w:t>
      </w:r>
      <w:r w:rsidR="007F5F82" w:rsidRPr="007C59B6">
        <w:t xml:space="preserve"> in the HT treatment to </w:t>
      </w:r>
      <w:r w:rsidR="00613791" w:rsidRPr="007C59B6">
        <w:t>341.9 g m</w:t>
      </w:r>
      <w:r w:rsidR="00613791" w:rsidRPr="007C59B6">
        <w:rPr>
          <w:vertAlign w:val="superscript"/>
        </w:rPr>
        <w:t>-2</w:t>
      </w:r>
      <w:r w:rsidR="00613791" w:rsidRPr="007C59B6">
        <w:t xml:space="preserve"> in the HT1 treatment (</w:t>
      </w:r>
      <w:r w:rsidR="00613791" w:rsidRPr="007C59B6">
        <w:rPr>
          <w:b/>
        </w:rPr>
        <w:t xml:space="preserve">Table </w:t>
      </w:r>
      <w:r w:rsidR="005243E7">
        <w:rPr>
          <w:b/>
        </w:rPr>
        <w:t>2</w:t>
      </w:r>
      <w:r w:rsidR="00613791" w:rsidRPr="007C59B6">
        <w:t xml:space="preserve">). </w:t>
      </w:r>
      <w:r w:rsidR="00445562" w:rsidRPr="007C59B6">
        <w:t>ANPP</w:t>
      </w:r>
      <w:r w:rsidR="00445562">
        <w:t xml:space="preserve"> of </w:t>
      </w:r>
      <w:del w:id="130" w:author="Author">
        <w:r w:rsidR="00324922" w:rsidDel="00823773">
          <w:delText xml:space="preserve"> </w:delText>
        </w:r>
      </w:del>
      <w:r w:rsidR="00613791" w:rsidRPr="007C59B6">
        <w:t xml:space="preserve">grass for the HT1 </w:t>
      </w:r>
      <w:r w:rsidR="00613791" w:rsidRPr="007C59B6">
        <w:lastRenderedPageBreak/>
        <w:t>treatment was significantly greater than the HT3 and forested treatments</w:t>
      </w:r>
      <w:r w:rsidR="00CF1BF7">
        <w:t xml:space="preserve"> (i.e., HT, CONT, RRB, and HT4)</w:t>
      </w:r>
      <w:r w:rsidR="00613791" w:rsidRPr="007C59B6">
        <w:t>, the HNT1 and HT2 treatments were greater than the forested treatments, and the HT3 treatment was greater than the HT and CONT treatments.</w:t>
      </w:r>
      <w:r w:rsidR="00324922">
        <w:t xml:space="preserve"> </w:t>
      </w:r>
      <w:r w:rsidR="002D158D">
        <w:t>G</w:t>
      </w:r>
      <w:r w:rsidR="00613791" w:rsidRPr="007C59B6">
        <w:t xml:space="preserve">rass ANPP </w:t>
      </w:r>
      <w:ins w:id="131" w:author="Author">
        <w:r w:rsidR="00774079">
          <w:t xml:space="preserve">for </w:t>
        </w:r>
      </w:ins>
      <w:del w:id="132" w:author="Author">
        <w:r w:rsidR="00613791" w:rsidRPr="007C59B6" w:rsidDel="00774079">
          <w:delText xml:space="preserve">was </w:delText>
        </w:r>
        <w:r w:rsidR="005D02BB" w:rsidDel="00774079">
          <w:delText>less</w:delText>
        </w:r>
        <w:r w:rsidR="005D02BB" w:rsidRPr="007C59B6" w:rsidDel="00774079">
          <w:delText xml:space="preserve"> </w:delText>
        </w:r>
        <w:r w:rsidR="00613791" w:rsidRPr="007C59B6" w:rsidDel="00774079">
          <w:delText xml:space="preserve">for most treatments in </w:delText>
        </w:r>
      </w:del>
      <w:r w:rsidR="00613791" w:rsidRPr="007C59B6">
        <w:t>2020 rang</w:t>
      </w:r>
      <w:ins w:id="133" w:author="Author">
        <w:r w:rsidR="00774079">
          <w:t>ed</w:t>
        </w:r>
      </w:ins>
      <w:del w:id="134" w:author="Author">
        <w:r w:rsidR="00613791" w:rsidRPr="007C59B6" w:rsidDel="00774079">
          <w:delText>ing</w:delText>
        </w:r>
      </w:del>
      <w:r w:rsidR="00613791" w:rsidRPr="007C59B6">
        <w:t xml:space="preserve"> from 292.3 g m</w:t>
      </w:r>
      <w:r w:rsidR="00613791" w:rsidRPr="007C59B6">
        <w:rPr>
          <w:vertAlign w:val="superscript"/>
        </w:rPr>
        <w:t>-2</w:t>
      </w:r>
      <w:r w:rsidR="00613791" w:rsidRPr="007C59B6">
        <w:t xml:space="preserve"> in the HT1 treatment to 0.1 g m</w:t>
      </w:r>
      <w:r w:rsidR="00613791" w:rsidRPr="007C59B6">
        <w:rPr>
          <w:vertAlign w:val="superscript"/>
        </w:rPr>
        <w:t>-2</w:t>
      </w:r>
      <w:r w:rsidR="00613791" w:rsidRPr="007C59B6">
        <w:t xml:space="preserve"> in the HT treatment (</w:t>
      </w:r>
      <w:r w:rsidR="00613791" w:rsidRPr="007C59B6">
        <w:rPr>
          <w:b/>
        </w:rPr>
        <w:t xml:space="preserve">Table </w:t>
      </w:r>
      <w:r w:rsidR="005243E7">
        <w:rPr>
          <w:b/>
        </w:rPr>
        <w:t>2</w:t>
      </w:r>
      <w:r w:rsidR="00613791" w:rsidRPr="007C59B6">
        <w:t xml:space="preserve">). </w:t>
      </w:r>
      <w:r>
        <w:t xml:space="preserve">Trends </w:t>
      </w:r>
      <w:r w:rsidR="00E07F44">
        <w:t xml:space="preserve">and significance </w:t>
      </w:r>
      <w:r>
        <w:t xml:space="preserve">among treatments were </w:t>
      </w:r>
      <w:r w:rsidR="00E07F44">
        <w:t xml:space="preserve">generally </w:t>
      </w:r>
      <w:r>
        <w:t>similar in 2020</w:t>
      </w:r>
      <w:r w:rsidR="00C11B30">
        <w:t xml:space="preserve"> with</w:t>
      </w:r>
      <w:r>
        <w:t xml:space="preserve"> </w:t>
      </w:r>
      <w:r w:rsidR="00E07F44">
        <w:t xml:space="preserve">the exception that grass ANPP of </w:t>
      </w:r>
      <w:r>
        <w:t xml:space="preserve">HT1 treatment was greater than </w:t>
      </w:r>
      <w:r w:rsidR="00E07F44">
        <w:t>all other treatments.</w:t>
      </w:r>
      <w:r w:rsidR="00324922">
        <w:t xml:space="preserve"> </w:t>
      </w:r>
      <w:r w:rsidR="00E07F44">
        <w:t>I</w:t>
      </w:r>
      <w:r w:rsidR="00E07F44" w:rsidRPr="007C59B6">
        <w:t>n 2019</w:t>
      </w:r>
      <w:r w:rsidR="00E07F44">
        <w:t>,</w:t>
      </w:r>
      <w:r w:rsidR="00E07F44" w:rsidRPr="007C59B6">
        <w:t xml:space="preserve"> </w:t>
      </w:r>
      <w:r w:rsidR="00E07F44">
        <w:t xml:space="preserve">legume ANPP </w:t>
      </w:r>
      <w:r w:rsidR="00E07F44" w:rsidRPr="007C59B6">
        <w:t>ranged from 54.7 g m</w:t>
      </w:r>
      <w:r w:rsidR="00E07F44" w:rsidRPr="007C59B6">
        <w:rPr>
          <w:vertAlign w:val="superscript"/>
        </w:rPr>
        <w:t>-2</w:t>
      </w:r>
      <w:r w:rsidR="00E07F44" w:rsidRPr="007C59B6">
        <w:t xml:space="preserve"> in the HT1 treatment to 0.1 g m</w:t>
      </w:r>
      <w:r w:rsidR="00E07F44" w:rsidRPr="007C59B6">
        <w:rPr>
          <w:vertAlign w:val="superscript"/>
        </w:rPr>
        <w:t>-2</w:t>
      </w:r>
      <w:r w:rsidR="00E07F44" w:rsidRPr="007C59B6">
        <w:t xml:space="preserve"> in the HT treatment (</w:t>
      </w:r>
      <w:r w:rsidR="00E07F44" w:rsidRPr="007C59B6">
        <w:rPr>
          <w:b/>
        </w:rPr>
        <w:t xml:space="preserve">Table </w:t>
      </w:r>
      <w:r w:rsidR="00E07F44">
        <w:rPr>
          <w:b/>
        </w:rPr>
        <w:t>2</w:t>
      </w:r>
      <w:r w:rsidR="00E07F44" w:rsidRPr="007C59B6">
        <w:t xml:space="preserve">). </w:t>
      </w:r>
      <w:r w:rsidR="00E07F44">
        <w:t>In 2019, l</w:t>
      </w:r>
      <w:r w:rsidR="00E07F44" w:rsidRPr="007C59B6">
        <w:t>egume ANPP</w:t>
      </w:r>
      <w:r w:rsidR="00E07F44">
        <w:t xml:space="preserve"> of the</w:t>
      </w:r>
      <w:r w:rsidR="00872CAF">
        <w:t xml:space="preserve"> savanna treatments were</w:t>
      </w:r>
      <w:del w:id="135" w:author="Author">
        <w:r w:rsidR="00872CAF" w:rsidDel="00774079">
          <w:delText xml:space="preserve"> </w:delText>
        </w:r>
        <w:r w:rsidR="00E07F44" w:rsidDel="00774079">
          <w:delText>statistically</w:delText>
        </w:r>
      </w:del>
      <w:r w:rsidR="00E07F44">
        <w:t xml:space="preserve"> </w:t>
      </w:r>
      <w:r w:rsidR="00872CAF">
        <w:t>similar</w:t>
      </w:r>
      <w:r w:rsidR="00E07F44">
        <w:t>, but</w:t>
      </w:r>
      <w:r w:rsidR="00613791" w:rsidRPr="007C59B6">
        <w:t xml:space="preserve"> the </w:t>
      </w:r>
      <w:r w:rsidR="005D02BB" w:rsidRPr="007C59B6">
        <w:t>HT1</w:t>
      </w:r>
      <w:r w:rsidR="00F26033">
        <w:t xml:space="preserve"> </w:t>
      </w:r>
      <w:r w:rsidR="00324922">
        <w:t xml:space="preserve">treatment </w:t>
      </w:r>
      <w:r w:rsidR="00F26033">
        <w:t xml:space="preserve">was greater than the forested treatments, </w:t>
      </w:r>
      <w:r w:rsidR="00C33F88">
        <w:t>the HNT</w:t>
      </w:r>
      <w:r w:rsidR="00324922">
        <w:t xml:space="preserve">1 </w:t>
      </w:r>
      <w:r w:rsidR="00C33F88">
        <w:t xml:space="preserve">was </w:t>
      </w:r>
      <w:r w:rsidR="00F26033">
        <w:t xml:space="preserve">greater than the CONT </w:t>
      </w:r>
      <w:r w:rsidR="00C33F88">
        <w:t xml:space="preserve">and HT </w:t>
      </w:r>
      <w:r w:rsidR="00F26033">
        <w:t>treatment</w:t>
      </w:r>
      <w:r w:rsidR="00C33F88">
        <w:t>s</w:t>
      </w:r>
      <w:r w:rsidR="00F26033">
        <w:t xml:space="preserve">, and </w:t>
      </w:r>
      <w:r w:rsidR="00C33F88">
        <w:t xml:space="preserve">the </w:t>
      </w:r>
      <w:r w:rsidR="00F26033">
        <w:t xml:space="preserve">HT2 </w:t>
      </w:r>
      <w:r w:rsidR="00C33F88">
        <w:t>treatment was</w:t>
      </w:r>
      <w:r w:rsidR="00F26033">
        <w:t xml:space="preserve"> greater than the HT treatment. </w:t>
      </w:r>
      <w:r w:rsidR="00613791" w:rsidRPr="007C59B6">
        <w:t xml:space="preserve">In 2020, legume ANPP was a smaller component for all treatments except for the HT1 </w:t>
      </w:r>
      <w:r w:rsidR="00E07F44" w:rsidRPr="007C59B6">
        <w:t>treatment, which</w:t>
      </w:r>
      <w:r w:rsidR="00613791" w:rsidRPr="007C59B6">
        <w:t xml:space="preserve"> had 46.1 g m</w:t>
      </w:r>
      <w:r w:rsidR="00613791" w:rsidRPr="007C59B6">
        <w:rPr>
          <w:vertAlign w:val="superscript"/>
        </w:rPr>
        <w:t>-2</w:t>
      </w:r>
      <w:r w:rsidR="00E07F44">
        <w:t xml:space="preserve"> and was </w:t>
      </w:r>
      <w:r w:rsidR="00613791">
        <w:t>significantly greater than the other treatments</w:t>
      </w:r>
      <w:r w:rsidR="00613791" w:rsidRPr="007C59B6">
        <w:t xml:space="preserve"> (</w:t>
      </w:r>
      <w:r w:rsidR="00613791" w:rsidRPr="007C59B6">
        <w:rPr>
          <w:b/>
        </w:rPr>
        <w:t xml:space="preserve">Table </w:t>
      </w:r>
      <w:r w:rsidR="005243E7">
        <w:rPr>
          <w:b/>
        </w:rPr>
        <w:t>2</w:t>
      </w:r>
      <w:r w:rsidR="00613791" w:rsidRPr="007C59B6">
        <w:t xml:space="preserve">). </w:t>
      </w:r>
    </w:p>
    <w:p w14:paraId="648F7AE5" w14:textId="135BDCFB" w:rsidR="00613791" w:rsidDel="00783668" w:rsidRDefault="00613791">
      <w:pPr>
        <w:spacing w:line="480" w:lineRule="auto"/>
        <w:ind w:firstLine="720"/>
        <w:rPr>
          <w:del w:id="136" w:author="Author"/>
        </w:rPr>
      </w:pPr>
      <w:r w:rsidRPr="007C59B6">
        <w:t xml:space="preserve">In 2019, </w:t>
      </w:r>
      <w:r>
        <w:t>w</w:t>
      </w:r>
      <w:r w:rsidRPr="007C59B6">
        <w:t>oody ANPP ranged from 169.6 g m</w:t>
      </w:r>
      <w:r w:rsidRPr="007C59B6">
        <w:rPr>
          <w:vertAlign w:val="superscript"/>
        </w:rPr>
        <w:t>-2</w:t>
      </w:r>
      <w:r w:rsidRPr="007C59B6">
        <w:t xml:space="preserve"> in the HT2 treatment to 10.3 g m</w:t>
      </w:r>
      <w:r w:rsidRPr="007C59B6">
        <w:rPr>
          <w:vertAlign w:val="superscript"/>
        </w:rPr>
        <w:t xml:space="preserve">2 </w:t>
      </w:r>
      <w:r w:rsidRPr="007C59B6">
        <w:t>in the HT treatment, and in 2020 ranged from 137.6 g m</w:t>
      </w:r>
      <w:r w:rsidRPr="007C59B6">
        <w:rPr>
          <w:vertAlign w:val="superscript"/>
        </w:rPr>
        <w:t>-2</w:t>
      </w:r>
      <w:r w:rsidRPr="007C59B6">
        <w:t xml:space="preserve"> in the HT3 treatment to 0.7 g m</w:t>
      </w:r>
      <w:r w:rsidRPr="007C59B6">
        <w:rPr>
          <w:vertAlign w:val="superscript"/>
        </w:rPr>
        <w:t>-2</w:t>
      </w:r>
      <w:r w:rsidRPr="007C59B6">
        <w:t xml:space="preserve"> in the HT treatment. Despite the wide range in woody ANPP, no significant differences were found due to high within</w:t>
      </w:r>
      <w:r>
        <w:t>-</w:t>
      </w:r>
      <w:r w:rsidRPr="007C59B6">
        <w:t xml:space="preserve">treatment variation. In both years, forb ANPP was </w:t>
      </w:r>
      <w:r w:rsidR="00AB213E">
        <w:t>significantly greater</w:t>
      </w:r>
      <w:r w:rsidRPr="007C59B6">
        <w:t xml:space="preserve"> in the</w:t>
      </w:r>
      <w:r w:rsidR="00225694">
        <w:t xml:space="preserve"> annually burned</w:t>
      </w:r>
      <w:r w:rsidRPr="007C59B6">
        <w:t xml:space="preserve"> HNT1 (2019) </w:t>
      </w:r>
      <w:r w:rsidR="008B3A1D">
        <w:t>and</w:t>
      </w:r>
      <w:r w:rsidRPr="007C59B6">
        <w:t xml:space="preserve"> HT1 (2020)</w:t>
      </w:r>
      <w:ins w:id="137" w:author="Author">
        <w:r w:rsidR="00774079">
          <w:t>,</w:t>
        </w:r>
      </w:ins>
      <w:r w:rsidRPr="007C59B6">
        <w:t xml:space="preserve"> </w:t>
      </w:r>
      <w:r w:rsidR="00222AFC">
        <w:t xml:space="preserve">than the other </w:t>
      </w:r>
      <w:r w:rsidRPr="007C59B6">
        <w:t xml:space="preserve">treatments, </w:t>
      </w:r>
      <w:r w:rsidR="00222AFC">
        <w:t>where it was</w:t>
      </w:r>
      <w:r>
        <w:t xml:space="preserve"> </w:t>
      </w:r>
      <w:r w:rsidR="00324922">
        <w:t>less than</w:t>
      </w:r>
      <w:r w:rsidRPr="007C59B6">
        <w:t xml:space="preserve"> 1.5 g m</w:t>
      </w:r>
      <w:r w:rsidRPr="007C59B6">
        <w:rPr>
          <w:vertAlign w:val="superscript"/>
        </w:rPr>
        <w:t>-2</w:t>
      </w:r>
      <w:r w:rsidRPr="007C59B6">
        <w:t xml:space="preserve"> in 2019 </w:t>
      </w:r>
      <w:r w:rsidR="008B3A1D">
        <w:t>and</w:t>
      </w:r>
      <w:r w:rsidRPr="007C59B6">
        <w:t xml:space="preserve"> 4.5 g m</w:t>
      </w:r>
      <w:r w:rsidRPr="007C59B6">
        <w:rPr>
          <w:vertAlign w:val="superscript"/>
        </w:rPr>
        <w:t>-2</w:t>
      </w:r>
      <w:r w:rsidRPr="007C59B6">
        <w:t xml:space="preserve"> in 2020</w:t>
      </w:r>
      <w:r w:rsidR="00225694">
        <w:t xml:space="preserve"> </w:t>
      </w:r>
      <w:r w:rsidR="00324922">
        <w:t>respectively.</w:t>
      </w:r>
      <w:r w:rsidRPr="007C59B6">
        <w:t xml:space="preserve"> Panicum grasses </w:t>
      </w:r>
      <w:r w:rsidR="00324922">
        <w:t xml:space="preserve">and sedges </w:t>
      </w:r>
      <w:r w:rsidRPr="007C59B6">
        <w:t>were a small contributor to ANPP for both years</w:t>
      </w:r>
      <w:r>
        <w:t xml:space="preserve"> and not significantly different among treatments</w:t>
      </w:r>
      <w:r w:rsidR="00324922">
        <w:t xml:space="preserve">, except for sedges in 2019 </w:t>
      </w:r>
      <w:r w:rsidR="00324922" w:rsidRPr="007C59B6">
        <w:t>(</w:t>
      </w:r>
      <w:r w:rsidR="00324922" w:rsidRPr="007C59B6">
        <w:rPr>
          <w:b/>
        </w:rPr>
        <w:t xml:space="preserve">Table </w:t>
      </w:r>
      <w:r w:rsidR="00324922">
        <w:rPr>
          <w:b/>
        </w:rPr>
        <w:t>2</w:t>
      </w:r>
      <w:r w:rsidR="00324922" w:rsidRPr="007C59B6">
        <w:t>)</w:t>
      </w:r>
      <w:r w:rsidR="00324922">
        <w:t>.</w:t>
      </w:r>
      <w:r>
        <w:t xml:space="preserve"> </w:t>
      </w:r>
    </w:p>
    <w:p w14:paraId="46393F82" w14:textId="77777777" w:rsidR="00783668" w:rsidRPr="00E85368" w:rsidRDefault="00783668" w:rsidP="00613791">
      <w:pPr>
        <w:spacing w:line="480" w:lineRule="auto"/>
        <w:ind w:firstLine="720"/>
        <w:rPr>
          <w:ins w:id="138" w:author="Author"/>
        </w:rPr>
      </w:pPr>
    </w:p>
    <w:p w14:paraId="6F6A8C50" w14:textId="77777777" w:rsidR="00613791" w:rsidRPr="007B79B2" w:rsidDel="00435937" w:rsidRDefault="00613791" w:rsidP="00F81EDC">
      <w:pPr>
        <w:spacing w:line="480" w:lineRule="auto"/>
        <w:ind w:firstLine="720"/>
        <w:rPr>
          <w:del w:id="139" w:author="Author"/>
        </w:rPr>
      </w:pPr>
    </w:p>
    <w:p w14:paraId="6595D332" w14:textId="4E0D3D4C" w:rsidR="00613791" w:rsidRPr="00717CC4" w:rsidDel="00435937" w:rsidRDefault="00717CC4" w:rsidP="00F81EDC">
      <w:pPr>
        <w:spacing w:line="480" w:lineRule="auto"/>
        <w:rPr>
          <w:del w:id="140" w:author="Author"/>
          <w:i/>
        </w:rPr>
      </w:pPr>
      <w:del w:id="141" w:author="Author">
        <w:r w:rsidRPr="00717CC4" w:rsidDel="00435937">
          <w:rPr>
            <w:i/>
          </w:rPr>
          <w:delText xml:space="preserve">3.2 </w:delText>
        </w:r>
        <w:r w:rsidR="00613791" w:rsidRPr="00717CC4" w:rsidDel="00435937">
          <w:rPr>
            <w:i/>
          </w:rPr>
          <w:delText xml:space="preserve">Percent cover </w:delText>
        </w:r>
      </w:del>
    </w:p>
    <w:p w14:paraId="435D95DD" w14:textId="14EA1DB0" w:rsidR="00613791" w:rsidRPr="007C59B6" w:rsidDel="00435937" w:rsidRDefault="00613791" w:rsidP="00F81EDC">
      <w:pPr>
        <w:spacing w:line="480" w:lineRule="auto"/>
        <w:rPr>
          <w:del w:id="142" w:author="Author"/>
        </w:rPr>
      </w:pPr>
      <w:del w:id="143" w:author="Author">
        <w:r w:rsidRPr="007C59B6" w:rsidDel="00435937">
          <w:tab/>
        </w:r>
        <w:r w:rsidR="00DE7CD5" w:rsidDel="00435937">
          <w:delText>For percent cover, a</w:delText>
        </w:r>
        <w:r w:rsidR="00866E3E" w:rsidDel="00435937">
          <w:delText xml:space="preserve">ll functional groups showed significant treatment differences (P &lt; 0.05) except sedge in 2019 </w:delText>
        </w:r>
        <w:r w:rsidRPr="007C59B6" w:rsidDel="00435937">
          <w:delText>(</w:delText>
        </w:r>
        <w:r w:rsidRPr="007C59B6" w:rsidDel="00435937">
          <w:rPr>
            <w:b/>
          </w:rPr>
          <w:delText>Table</w:delText>
        </w:r>
        <w:r w:rsidDel="00435937">
          <w:rPr>
            <w:b/>
          </w:rPr>
          <w:delText xml:space="preserve"> </w:delText>
        </w:r>
        <w:r w:rsidR="005243E7" w:rsidDel="00435937">
          <w:rPr>
            <w:b/>
          </w:rPr>
          <w:delText>3</w:delText>
        </w:r>
        <w:r w:rsidRPr="007C59B6" w:rsidDel="00435937">
          <w:delText>). However, the treatment effects were not consistent for all sampling periods</w:delText>
        </w:r>
        <w:r w:rsidR="00B36B80" w:rsidDel="00435937">
          <w:delText xml:space="preserve">. There were </w:delText>
        </w:r>
        <w:r w:rsidRPr="007C59B6" w:rsidDel="00435937">
          <w:delText xml:space="preserve">significant </w:delText>
        </w:r>
        <w:r w:rsidR="00DE7CD5" w:rsidDel="00435937">
          <w:delText xml:space="preserve">interactions between </w:delText>
        </w:r>
        <w:r w:rsidRPr="007C59B6" w:rsidDel="00435937">
          <w:delText>treatment</w:delText>
        </w:r>
        <w:r w:rsidR="00B36B80" w:rsidDel="00435937">
          <w:delText xml:space="preserve"> and </w:delText>
        </w:r>
        <w:r w:rsidRPr="008B3A1D" w:rsidDel="00435937">
          <w:delText xml:space="preserve">month for grass and legumes in 2019 </w:delText>
        </w:r>
        <w:r w:rsidR="00586F9E" w:rsidRPr="008B3A1D" w:rsidDel="00435937">
          <w:delText xml:space="preserve">(P </w:delText>
        </w:r>
        <w:r w:rsidR="00586F9E" w:rsidRPr="006C7229" w:rsidDel="00435937">
          <w:rPr>
            <w:shd w:val="clear" w:color="auto" w:fill="FFFFFF"/>
          </w:rPr>
          <w:delText>&lt;0.0001</w:delText>
        </w:r>
        <w:r w:rsidR="00B36B80" w:rsidDel="00435937">
          <w:rPr>
            <w:color w:val="353C41"/>
            <w:shd w:val="clear" w:color="auto" w:fill="FFFFFF"/>
          </w:rPr>
          <w:delText xml:space="preserve">) and </w:delText>
        </w:r>
        <w:r w:rsidR="00B36B80" w:rsidRPr="007C59B6" w:rsidDel="00435937">
          <w:delText>2020</w:delText>
        </w:r>
        <w:r w:rsidR="00B36B80" w:rsidDel="00435937">
          <w:delText xml:space="preserve"> (</w:delText>
        </w:r>
        <w:r w:rsidR="00586F9E" w:rsidRPr="006C7229" w:rsidDel="00435937">
          <w:rPr>
            <w:shd w:val="clear" w:color="auto" w:fill="FFFFFF"/>
          </w:rPr>
          <w:delText xml:space="preserve">P = </w:delText>
        </w:r>
        <w:r w:rsidR="00DE7CD5" w:rsidDel="00435937">
          <w:rPr>
            <w:shd w:val="clear" w:color="auto" w:fill="FFFFFF"/>
          </w:rPr>
          <w:delText>0</w:delText>
        </w:r>
        <w:r w:rsidR="00586F9E" w:rsidRPr="006C7229" w:rsidDel="00435937">
          <w:rPr>
            <w:shd w:val="clear" w:color="auto" w:fill="FFFFFF"/>
          </w:rPr>
          <w:delText>.0001)</w:delText>
        </w:r>
        <w:r w:rsidRPr="008B3A1D" w:rsidDel="00435937">
          <w:delText xml:space="preserve">, </w:delText>
        </w:r>
        <w:r w:rsidR="00B36B80" w:rsidDel="00435937">
          <w:delText>for</w:delText>
        </w:r>
        <w:r w:rsidRPr="007C59B6" w:rsidDel="00435937">
          <w:delText xml:space="preserve"> </w:delText>
        </w:r>
        <w:r w:rsidRPr="008B3A1D" w:rsidDel="00435937">
          <w:delText>panicum in 2019</w:delText>
        </w:r>
        <w:r w:rsidR="00586F9E" w:rsidRPr="008B3A1D" w:rsidDel="00435937">
          <w:delText xml:space="preserve"> (P </w:delText>
        </w:r>
        <w:r w:rsidR="00586F9E" w:rsidRPr="006C7229" w:rsidDel="00435937">
          <w:rPr>
            <w:shd w:val="clear" w:color="auto" w:fill="FFFFFF"/>
          </w:rPr>
          <w:delText>&lt; 0.0001</w:delText>
        </w:r>
        <w:r w:rsidR="00B36B80" w:rsidDel="00435937">
          <w:rPr>
            <w:color w:val="353C41"/>
            <w:shd w:val="clear" w:color="auto" w:fill="FFFFFF"/>
          </w:rPr>
          <w:delText>)</w:delText>
        </w:r>
        <w:r w:rsidRPr="007C59B6" w:rsidDel="00435937">
          <w:delText>,</w:delText>
        </w:r>
        <w:r w:rsidRPr="008B3A1D" w:rsidDel="00435937">
          <w:delText xml:space="preserve"> and </w:delText>
        </w:r>
        <w:r w:rsidR="00B36B80" w:rsidDel="00435937">
          <w:delText xml:space="preserve">for </w:delText>
        </w:r>
        <w:r w:rsidRPr="007C59B6" w:rsidDel="00435937">
          <w:delText>woody in 2020</w:delText>
        </w:r>
        <w:r w:rsidR="00586F9E" w:rsidDel="00435937">
          <w:delText xml:space="preserve"> (P = </w:delText>
        </w:r>
        <w:r w:rsidR="00DE7CD5" w:rsidDel="00435937">
          <w:delText>0</w:delText>
        </w:r>
        <w:r w:rsidR="00586F9E" w:rsidDel="00435937">
          <w:delText>.023)</w:delText>
        </w:r>
        <w:r w:rsidRPr="007C59B6" w:rsidDel="00435937">
          <w:delText>. These interactions occurred primarily because all treatments</w:delText>
        </w:r>
        <w:r w:rsidR="00E34EC9" w:rsidDel="00435937">
          <w:delText xml:space="preserve"> </w:delText>
        </w:r>
        <w:r w:rsidR="00654E73" w:rsidDel="00435937">
          <w:delText>had similar</w:delText>
        </w:r>
        <w:r w:rsidR="00312FFA" w:rsidDel="00435937">
          <w:delText>ly low</w:delText>
        </w:r>
        <w:r w:rsidR="00654E73" w:rsidDel="00435937">
          <w:delText xml:space="preserve"> coverage </w:delText>
        </w:r>
        <w:r w:rsidRPr="007C59B6" w:rsidDel="00435937">
          <w:delText>in the dormant</w:delText>
        </w:r>
        <w:r w:rsidDel="00435937">
          <w:delText>-</w:delText>
        </w:r>
        <w:r w:rsidRPr="007C59B6" w:rsidDel="00435937">
          <w:delText>season</w:delText>
        </w:r>
        <w:r w:rsidR="00E34EC9" w:rsidDel="00435937">
          <w:delText xml:space="preserve"> and </w:delText>
        </w:r>
        <w:r w:rsidR="00312FFA" w:rsidDel="00435937">
          <w:delText>early</w:delText>
        </w:r>
        <w:r w:rsidR="00E34EC9" w:rsidDel="00435937">
          <w:delText xml:space="preserve"> spring </w:delText>
        </w:r>
        <w:r w:rsidR="00312FFA" w:rsidDel="00435937">
          <w:delText>samplings</w:delText>
        </w:r>
        <w:r w:rsidR="003A336A" w:rsidDel="00435937">
          <w:delText>,</w:delText>
        </w:r>
        <w:r w:rsidR="00312FFA" w:rsidDel="00435937">
          <w:delText xml:space="preserve"> </w:delText>
        </w:r>
        <w:r w:rsidR="003A336A" w:rsidDel="00435937">
          <w:delText>and the</w:delText>
        </w:r>
        <w:r w:rsidR="006C7229" w:rsidDel="00435937">
          <w:delText>n</w:delText>
        </w:r>
        <w:r w:rsidR="003A336A" w:rsidDel="00435937">
          <w:delText xml:space="preserve"> coverage</w:delText>
        </w:r>
        <w:r w:rsidR="00312FFA" w:rsidDel="00435937">
          <w:delText xml:space="preserve"> </w:delText>
        </w:r>
        <w:r w:rsidRPr="007C59B6" w:rsidDel="00435937">
          <w:delText>di</w:delText>
        </w:r>
        <w:r w:rsidR="00E34EC9" w:rsidDel="00435937">
          <w:delText>verge</w:delText>
        </w:r>
        <w:r w:rsidR="00654E73" w:rsidDel="00435937">
          <w:delText>d</w:delText>
        </w:r>
        <w:r w:rsidRPr="007C59B6" w:rsidDel="00435937">
          <w:delText xml:space="preserve"> during the middle of the growing</w:delText>
        </w:r>
        <w:r w:rsidDel="00435937">
          <w:delText>-</w:delText>
        </w:r>
        <w:r w:rsidRPr="007C59B6" w:rsidDel="00435937">
          <w:delText>season (</w:delText>
        </w:r>
        <w:r w:rsidRPr="007C59B6" w:rsidDel="00435937">
          <w:rPr>
            <w:b/>
          </w:rPr>
          <w:delText xml:space="preserve">Figure </w:delText>
        </w:r>
        <w:r w:rsidR="005243E7" w:rsidDel="00435937">
          <w:rPr>
            <w:b/>
          </w:rPr>
          <w:delText>2</w:delText>
        </w:r>
        <w:r w:rsidRPr="007C59B6" w:rsidDel="00435937">
          <w:delText xml:space="preserve">). As treatments were largely consistent in rank during the growing season, main effects are discussed below. However, treatments burned </w:delText>
        </w:r>
        <w:r w:rsidR="00C14F51" w:rsidDel="00435937">
          <w:delText>before a given growing season</w:delText>
        </w:r>
        <w:r w:rsidRPr="007C59B6" w:rsidDel="00435937">
          <w:delText xml:space="preserve"> (HNT1 and HT1 both years, and HT2 in 2019) maintained </w:delText>
        </w:r>
        <w:r w:rsidDel="00435937">
          <w:delText>greater</w:delText>
        </w:r>
        <w:r w:rsidRPr="007C59B6" w:rsidDel="00435937">
          <w:delText xml:space="preserve"> grass coverage into the fall when compared to non-burned treatments. </w:delText>
        </w:r>
      </w:del>
    </w:p>
    <w:p w14:paraId="784B0D48" w14:textId="71A929BC" w:rsidR="00613791" w:rsidDel="00435937" w:rsidRDefault="00613791" w:rsidP="00F81EDC">
      <w:pPr>
        <w:spacing w:line="480" w:lineRule="auto"/>
        <w:ind w:firstLine="720"/>
        <w:rPr>
          <w:del w:id="144" w:author="Author"/>
        </w:rPr>
      </w:pPr>
      <w:del w:id="145" w:author="Author">
        <w:r w:rsidRPr="007C59B6" w:rsidDel="00435937">
          <w:delText xml:space="preserve"> </w:delText>
        </w:r>
        <w:r w:rsidDel="00435937">
          <w:delText>Average c</w:delText>
        </w:r>
        <w:r w:rsidRPr="007C59B6" w:rsidDel="00435937">
          <w:delText>overage of grasses</w:delText>
        </w:r>
        <w:r w:rsidR="002D158D" w:rsidDel="00435937">
          <w:delText xml:space="preserve"> (predominately C4)</w:delText>
        </w:r>
        <w:r w:rsidRPr="007C59B6" w:rsidDel="00435937">
          <w:delText xml:space="preserve"> was </w:delText>
        </w:r>
        <w:r w:rsidDel="00435937">
          <w:delText>greatest</w:delText>
        </w:r>
        <w:r w:rsidRPr="007C59B6" w:rsidDel="00435937">
          <w:delText xml:space="preserve"> </w:delText>
        </w:r>
        <w:r w:rsidR="005B6814" w:rsidDel="00435937">
          <w:delText xml:space="preserve">(P&lt;0.05) </w:delText>
        </w:r>
        <w:r w:rsidRPr="007C59B6" w:rsidDel="00435937">
          <w:delText>in the savanna treatments (HNT1, HT1, HT2, HT3) with 41.9% to 50% in 2019 and 24.1% to 39.7% in 2020 (</w:delText>
        </w:r>
        <w:r w:rsidRPr="007C59B6" w:rsidDel="00435937">
          <w:rPr>
            <w:b/>
          </w:rPr>
          <w:delText>Table</w:delText>
        </w:r>
        <w:r w:rsidDel="00435937">
          <w:rPr>
            <w:b/>
          </w:rPr>
          <w:delText xml:space="preserve"> </w:delText>
        </w:r>
        <w:r w:rsidR="005243E7" w:rsidDel="00435937">
          <w:rPr>
            <w:b/>
          </w:rPr>
          <w:delText>4</w:delText>
        </w:r>
        <w:r w:rsidRPr="007C59B6" w:rsidDel="00435937">
          <w:delText xml:space="preserve">). However, coverage in the HT3 treatment was lower than annual burn treatments in 2020. In 2019, grass coverage in the HT4 treatment was </w:delText>
        </w:r>
        <w:r w:rsidDel="00435937">
          <w:delText>greater</w:delText>
        </w:r>
        <w:r w:rsidRPr="007C59B6" w:rsidDel="00435937">
          <w:delText xml:space="preserve"> than all other forest treatments</w:delText>
        </w:r>
        <w:r w:rsidR="00324922" w:rsidDel="00435937">
          <w:delText xml:space="preserve"> at </w:delText>
        </w:r>
        <w:r w:rsidRPr="007C59B6" w:rsidDel="00435937">
          <w:delText>21.5%</w:delText>
        </w:r>
        <w:r w:rsidR="004B3B64" w:rsidDel="00435937">
          <w:delText>.</w:delText>
        </w:r>
        <w:r w:rsidRPr="007C59B6" w:rsidDel="00435937">
          <w:delText xml:space="preserve"> </w:delText>
        </w:r>
        <w:r w:rsidR="004B3B64" w:rsidDel="00435937">
          <w:delText>The coverage of</w:delText>
        </w:r>
        <w:r w:rsidRPr="007C59B6" w:rsidDel="00435937">
          <w:delText xml:space="preserve"> </w:delText>
        </w:r>
        <w:r w:rsidR="000851A3" w:rsidDel="00435937">
          <w:delText xml:space="preserve">the </w:delText>
        </w:r>
        <w:r w:rsidRPr="007C59B6" w:rsidDel="00435937">
          <w:delText>RRB treatment</w:delText>
        </w:r>
        <w:r w:rsidDel="00435937">
          <w:delText>,</w:delText>
        </w:r>
        <w:r w:rsidRPr="007C59B6" w:rsidDel="00435937">
          <w:delText xml:space="preserve"> 12.1%</w:delText>
        </w:r>
        <w:r w:rsidR="00EA79A1" w:rsidDel="00435937">
          <w:delText>,</w:delText>
        </w:r>
        <w:r w:rsidRPr="007C59B6" w:rsidDel="00435937">
          <w:delText xml:space="preserve"> was </w:delText>
        </w:r>
        <w:r w:rsidDel="00435937">
          <w:delText>greater</w:delText>
        </w:r>
        <w:r w:rsidRPr="007C59B6" w:rsidDel="00435937">
          <w:delText xml:space="preserve"> than the non-burned CONT and HT treatments</w:delText>
        </w:r>
        <w:r w:rsidDel="00435937">
          <w:delText>,</w:delText>
        </w:r>
        <w:r w:rsidRPr="007C59B6" w:rsidDel="00435937">
          <w:delText xml:space="preserve"> 1.4% and 0.5% respectively. In 2020</w:delText>
        </w:r>
        <w:r w:rsidR="003A336A" w:rsidDel="00435937">
          <w:delText>,</w:delText>
        </w:r>
        <w:r w:rsidRPr="007C59B6" w:rsidDel="00435937">
          <w:delText xml:space="preserve"> </w:delText>
        </w:r>
        <w:r w:rsidDel="00435937">
          <w:delText xml:space="preserve">grass coverage of the </w:delText>
        </w:r>
        <w:r w:rsidRPr="007C59B6" w:rsidDel="00435937">
          <w:delText>HT4</w:delText>
        </w:r>
        <w:r w:rsidDel="00435937">
          <w:delText xml:space="preserve"> (</w:delText>
        </w:r>
        <w:r w:rsidRPr="007C59B6" w:rsidDel="00435937">
          <w:delText>13.3%</w:delText>
        </w:r>
        <w:r w:rsidDel="00435937">
          <w:delText>)</w:delText>
        </w:r>
        <w:r w:rsidRPr="007C59B6" w:rsidDel="00435937">
          <w:delText xml:space="preserve"> and RRB</w:delText>
        </w:r>
        <w:r w:rsidDel="00435937">
          <w:delText xml:space="preserve"> (</w:delText>
        </w:r>
        <w:r w:rsidRPr="007C59B6" w:rsidDel="00435937">
          <w:delText>10.7%</w:delText>
        </w:r>
        <w:r w:rsidDel="00435937">
          <w:delText>)</w:delText>
        </w:r>
        <w:r w:rsidRPr="007C59B6" w:rsidDel="00435937">
          <w:delText xml:space="preserve"> were similar, but greater than the HT and CONT treatments</w:delText>
        </w:r>
        <w:r w:rsidR="00324922" w:rsidDel="00435937">
          <w:delText xml:space="preserve"> both</w:delText>
        </w:r>
        <w:r w:rsidRPr="007C59B6" w:rsidDel="00435937">
          <w:delText xml:space="preserve"> with less than 1% coverage. </w:delText>
        </w:r>
      </w:del>
    </w:p>
    <w:p w14:paraId="09C28C47" w14:textId="7AB3EA8B" w:rsidR="00613791" w:rsidRPr="007C59B6" w:rsidDel="00435937" w:rsidRDefault="00613791" w:rsidP="00F81EDC">
      <w:pPr>
        <w:spacing w:line="480" w:lineRule="auto"/>
        <w:ind w:firstLine="720"/>
        <w:rPr>
          <w:del w:id="146" w:author="Author"/>
        </w:rPr>
      </w:pPr>
      <w:del w:id="147" w:author="Author">
        <w:r w:rsidRPr="007C59B6" w:rsidDel="00435937">
          <w:delText xml:space="preserve">Woody plant coverage </w:delText>
        </w:r>
        <w:r w:rsidDel="00435937">
          <w:delText>had</w:delText>
        </w:r>
        <w:r w:rsidRPr="007C59B6" w:rsidDel="00435937">
          <w:delText xml:space="preserve"> the second greatest percent coverage among functional group for </w:delText>
        </w:r>
        <w:r w:rsidDel="00435937">
          <w:delText>most</w:delText>
        </w:r>
        <w:r w:rsidRPr="007C59B6" w:rsidDel="00435937">
          <w:delText xml:space="preserve"> treatments ranging from 2.6% to 9.6% in 2019 and 1.5% to 13.6% in 2020 (</w:delText>
        </w:r>
        <w:r w:rsidRPr="007C59B6" w:rsidDel="00435937">
          <w:rPr>
            <w:b/>
          </w:rPr>
          <w:delText>Tabl</w:delText>
        </w:r>
        <w:r w:rsidDel="00435937">
          <w:rPr>
            <w:b/>
          </w:rPr>
          <w:delText xml:space="preserve">e </w:delText>
        </w:r>
        <w:r w:rsidR="005243E7" w:rsidDel="00435937">
          <w:rPr>
            <w:b/>
          </w:rPr>
          <w:delText>4</w:delText>
        </w:r>
        <w:r w:rsidRPr="007C59B6" w:rsidDel="00435937">
          <w:delText xml:space="preserve">). Woody plant coverage was </w:delText>
        </w:r>
        <w:r w:rsidR="00DE7CD5" w:rsidDel="00435937">
          <w:delText xml:space="preserve">significantly </w:delText>
        </w:r>
        <w:r w:rsidR="00EA79A1" w:rsidDel="00435937">
          <w:delText>greate</w:delText>
        </w:r>
        <w:r w:rsidR="00DE7CD5" w:rsidDel="00435937">
          <w:delText>r</w:delText>
        </w:r>
        <w:r w:rsidR="00EA79A1" w:rsidRPr="007C59B6" w:rsidDel="00435937">
          <w:delText xml:space="preserve"> </w:delText>
        </w:r>
        <w:r w:rsidRPr="007C59B6" w:rsidDel="00435937">
          <w:delText>in treatments with longer fire return intervals (</w:delText>
        </w:r>
        <w:r w:rsidR="00C14F51" w:rsidDel="00435937">
          <w:delText xml:space="preserve">HT2, </w:delText>
        </w:r>
        <w:r w:rsidRPr="007C59B6" w:rsidDel="00435937">
          <w:delText xml:space="preserve">HT3, HT4, and RRB), and declined with annual burning or in the absence of burning. </w:delText>
        </w:r>
        <w:r w:rsidDel="00435937">
          <w:delText>Woody coverage was greater</w:delText>
        </w:r>
        <w:r w:rsidRPr="007C59B6" w:rsidDel="00435937">
          <w:delText xml:space="preserve"> for most treatments in 2020 than in 2019.</w:delText>
        </w:r>
        <w:r w:rsidR="001F3403" w:rsidDel="00435937">
          <w:delText xml:space="preserve"> </w:delText>
        </w:r>
        <w:r w:rsidRPr="007C59B6" w:rsidDel="00435937">
          <w:delText>In 2019, forb coverage ranged from 3.8% in the HNT1 treatment and 0.3% in the HT treatment</w:delText>
        </w:r>
        <w:r w:rsidR="00C32325" w:rsidDel="00435937">
          <w:delText xml:space="preserve"> </w:delText>
        </w:r>
        <w:r w:rsidR="00C32325" w:rsidRPr="007C59B6" w:rsidDel="00435937">
          <w:delText>(</w:delText>
        </w:r>
        <w:r w:rsidR="00C32325" w:rsidRPr="007C59B6" w:rsidDel="00435937">
          <w:rPr>
            <w:b/>
          </w:rPr>
          <w:delText xml:space="preserve">Table </w:delText>
        </w:r>
        <w:r w:rsidR="005243E7" w:rsidDel="00435937">
          <w:rPr>
            <w:b/>
          </w:rPr>
          <w:delText>4</w:delText>
        </w:r>
        <w:r w:rsidR="00C32325" w:rsidRPr="007C59B6" w:rsidDel="00435937">
          <w:delText>)</w:delText>
        </w:r>
        <w:r w:rsidRPr="007C59B6" w:rsidDel="00435937">
          <w:delText xml:space="preserve">. Coverage was the </w:delText>
        </w:r>
        <w:r w:rsidDel="00435937">
          <w:delText>greatest</w:delText>
        </w:r>
        <w:r w:rsidRPr="007C59B6" w:rsidDel="00435937">
          <w:delText xml:space="preserve"> in treatments burned that year (HNT1, HT1, HT2) and RRB. Forb coverage was the lowest in HT along with CONT and HT3 treatments. In 2020, forb coverage ranged from 2.3% in the RRB treatment to 0.1% in the HT. </w:delText>
        </w:r>
      </w:del>
    </w:p>
    <w:p w14:paraId="078C3944" w14:textId="6FBA6C19" w:rsidR="00613791" w:rsidDel="00435937" w:rsidRDefault="00613791" w:rsidP="00F81EDC">
      <w:pPr>
        <w:spacing w:line="480" w:lineRule="auto"/>
        <w:ind w:firstLine="720"/>
        <w:rPr>
          <w:del w:id="148" w:author="Author"/>
        </w:rPr>
      </w:pPr>
      <w:del w:id="149" w:author="Author">
        <w:r w:rsidRPr="007C59B6" w:rsidDel="00435937">
          <w:delText>In 2019</w:delText>
        </w:r>
        <w:r w:rsidR="001D027E" w:rsidDel="00435937">
          <w:delText>,</w:delText>
        </w:r>
        <w:r w:rsidRPr="007C59B6" w:rsidDel="00435937">
          <w:delText xml:space="preserve"> legumes ranged from 9.4% in the HNT1 treatment to 0.1% in the HT treatment</w:delText>
        </w:r>
        <w:r w:rsidR="00C32325" w:rsidDel="00435937">
          <w:delText xml:space="preserve"> </w:delText>
        </w:r>
        <w:r w:rsidR="00C32325" w:rsidRPr="007C59B6" w:rsidDel="00435937">
          <w:delText>(</w:delText>
        </w:r>
        <w:r w:rsidR="00C32325" w:rsidRPr="007C59B6" w:rsidDel="00435937">
          <w:rPr>
            <w:b/>
          </w:rPr>
          <w:delText xml:space="preserve">Table </w:delText>
        </w:r>
        <w:r w:rsidR="005243E7" w:rsidDel="00435937">
          <w:rPr>
            <w:b/>
          </w:rPr>
          <w:delText>4</w:delText>
        </w:r>
        <w:r w:rsidR="00C32325" w:rsidRPr="007C59B6" w:rsidDel="00435937">
          <w:delText>)</w:delText>
        </w:r>
        <w:r w:rsidRPr="007C59B6" w:rsidDel="00435937">
          <w:delText>. Coverage was greatest in the savanna treatments, while it was lower in the longer burn interval treatments (HT4</w:delText>
        </w:r>
        <w:r w:rsidDel="00435937">
          <w:delText>,</w:delText>
        </w:r>
        <w:r w:rsidRPr="007C59B6" w:rsidDel="00435937">
          <w:delText xml:space="preserve"> RRB</w:delText>
        </w:r>
        <w:r w:rsidDel="00435937">
          <w:delText>,</w:delText>
        </w:r>
        <w:r w:rsidRPr="007C59B6" w:rsidDel="00435937">
          <w:delText xml:space="preserve"> and HT3) and lowest in non-burned HT and CONT</w:delText>
        </w:r>
        <w:r w:rsidDel="00435937">
          <w:delText xml:space="preserve"> treatments</w:delText>
        </w:r>
        <w:r w:rsidRPr="007C59B6" w:rsidDel="00435937">
          <w:delText>. The HNT1 treatment had legume coverage significantly greater than the forested treatments, the</w:delText>
        </w:r>
        <w:r w:rsidR="0041226F" w:rsidDel="00435937">
          <w:delText xml:space="preserve"> </w:delText>
        </w:r>
        <w:r w:rsidRPr="007C59B6" w:rsidDel="00435937">
          <w:delText xml:space="preserve">HT1 and HT2 </w:delText>
        </w:r>
        <w:r w:rsidDel="00435937">
          <w:delText xml:space="preserve">treatments </w:delText>
        </w:r>
        <w:r w:rsidRPr="007C59B6" w:rsidDel="00435937">
          <w:delText xml:space="preserve">were greater than the RRB, CONT and HT treatments, and the RRB treatment was greater than the HT and CONT treatments. This trend was similar in 2020 except coverage </w:delText>
        </w:r>
        <w:r w:rsidDel="00435937">
          <w:delText>for</w:delText>
        </w:r>
        <w:r w:rsidRPr="007C59B6" w:rsidDel="00435937">
          <w:delText xml:space="preserve"> the HNT1 treatment was significantly greater than the other savanna treatments. </w:delText>
        </w:r>
      </w:del>
    </w:p>
    <w:p w14:paraId="297DA565" w14:textId="194A1621" w:rsidR="00613791" w:rsidRPr="007C59B6" w:rsidDel="00435937" w:rsidRDefault="00613791" w:rsidP="00F81EDC">
      <w:pPr>
        <w:spacing w:line="480" w:lineRule="auto"/>
        <w:ind w:firstLine="720"/>
        <w:rPr>
          <w:del w:id="150" w:author="Author"/>
        </w:rPr>
      </w:pPr>
      <w:del w:id="151" w:author="Author">
        <w:r w:rsidRPr="007C59B6" w:rsidDel="00435937">
          <w:delText>Sedge coverage was very low for all treatments, less than 1% coverage for all treatments in both years</w:delText>
        </w:r>
        <w:r w:rsidDel="00435937">
          <w:delText>,</w:delText>
        </w:r>
        <w:r w:rsidRPr="007C59B6" w:rsidDel="00435937">
          <w:delText xml:space="preserve"> with HT4 and RRB having small but significant increases </w:delText>
        </w:r>
        <w:r w:rsidR="001D027E" w:rsidDel="00435937">
          <w:delText>compared to</w:delText>
        </w:r>
        <w:r w:rsidR="001D027E" w:rsidRPr="007C59B6" w:rsidDel="00435937">
          <w:delText xml:space="preserve"> </w:delText>
        </w:r>
        <w:r w:rsidRPr="007C59B6" w:rsidDel="00435937">
          <w:delText>the other treatments in 2020 especially in the fall (</w:delText>
        </w:r>
        <w:r w:rsidRPr="007C59B6" w:rsidDel="00435937">
          <w:rPr>
            <w:b/>
          </w:rPr>
          <w:delText xml:space="preserve">Table </w:delText>
        </w:r>
        <w:r w:rsidR="005243E7" w:rsidDel="00435937">
          <w:rPr>
            <w:b/>
          </w:rPr>
          <w:delText>4</w:delText>
        </w:r>
        <w:r w:rsidRPr="007C59B6" w:rsidDel="00435937">
          <w:rPr>
            <w:b/>
          </w:rPr>
          <w:delText xml:space="preserve">, Figure </w:delText>
        </w:r>
        <w:r w:rsidDel="00435937">
          <w:rPr>
            <w:b/>
          </w:rPr>
          <w:delText>2</w:delText>
        </w:r>
        <w:r w:rsidRPr="007C59B6" w:rsidDel="00435937">
          <w:delText xml:space="preserve">). In both years, panicum grasses had the </w:delText>
        </w:r>
        <w:r w:rsidDel="00435937">
          <w:delText>greatest</w:delText>
        </w:r>
        <w:r w:rsidRPr="007C59B6" w:rsidDel="00435937">
          <w:delText xml:space="preserve"> coverage in the RRB treatment (6.0% in 2019 and 5.6% in 2020) and</w:delText>
        </w:r>
        <w:r w:rsidR="00312FFA" w:rsidDel="00435937">
          <w:delText xml:space="preserve"> the</w:delText>
        </w:r>
        <w:r w:rsidRPr="007C59B6" w:rsidDel="00435937">
          <w:delText xml:space="preserve"> lowest</w:delText>
        </w:r>
        <w:r w:rsidDel="00435937">
          <w:delText xml:space="preserve"> in the HT treatment</w:delText>
        </w:r>
        <w:r w:rsidRPr="007C59B6" w:rsidDel="00435937">
          <w:delText xml:space="preserve"> (0.2% in 2019 and 0.1% in 2020) (</w:delText>
        </w:r>
        <w:r w:rsidRPr="007C59B6" w:rsidDel="00435937">
          <w:rPr>
            <w:b/>
          </w:rPr>
          <w:delText>Table</w:delText>
        </w:r>
        <w:r w:rsidDel="00435937">
          <w:rPr>
            <w:b/>
          </w:rPr>
          <w:delText xml:space="preserve"> </w:delText>
        </w:r>
        <w:r w:rsidR="005243E7" w:rsidDel="00435937">
          <w:rPr>
            <w:b/>
          </w:rPr>
          <w:delText>4</w:delText>
        </w:r>
        <w:r w:rsidRPr="007C59B6" w:rsidDel="00435937">
          <w:delText xml:space="preserve">). Percent cover for litter decreased with </w:delText>
        </w:r>
        <w:r w:rsidR="00EA79A1" w:rsidDel="00435937">
          <w:delText xml:space="preserve">shorter </w:delText>
        </w:r>
        <w:r w:rsidRPr="007C59B6" w:rsidDel="00435937">
          <w:delText>fire interval</w:delText>
        </w:r>
        <w:r w:rsidR="00EA79A1" w:rsidDel="00435937">
          <w:delText>s</w:delText>
        </w:r>
        <w:r w:rsidRPr="007C59B6" w:rsidDel="00435937">
          <w:delText>, ranging from 87.7% for the HT treatment in 2020 to 11.5% in 2019 for the HT1 treatment (</w:delText>
        </w:r>
        <w:r w:rsidRPr="007C59B6" w:rsidDel="00435937">
          <w:rPr>
            <w:b/>
          </w:rPr>
          <w:delText>Table</w:delText>
        </w:r>
        <w:r w:rsidDel="00435937">
          <w:rPr>
            <w:b/>
          </w:rPr>
          <w:delText xml:space="preserve"> </w:delText>
        </w:r>
        <w:r w:rsidR="005243E7" w:rsidDel="00435937">
          <w:rPr>
            <w:b/>
          </w:rPr>
          <w:delText>4</w:delText>
        </w:r>
        <w:r w:rsidRPr="007C59B6" w:rsidDel="00435937">
          <w:delText xml:space="preserve">). </w:delText>
        </w:r>
        <w:r w:rsidR="00C32325" w:rsidDel="00435937">
          <w:delText>T</w:delText>
        </w:r>
        <w:r w:rsidRPr="007C59B6" w:rsidDel="00435937">
          <w:delText xml:space="preserve">rends for percent bare ground and rock were generally opposite </w:delText>
        </w:r>
        <w:r w:rsidDel="00435937">
          <w:delText xml:space="preserve">those for </w:delText>
        </w:r>
        <w:r w:rsidRPr="007C59B6" w:rsidDel="00435937">
          <w:delText>litter</w:delText>
        </w:r>
        <w:r w:rsidDel="00435937">
          <w:delText xml:space="preserve"> coverage</w:delText>
        </w:r>
        <w:r w:rsidR="00C32325" w:rsidDel="00435937">
          <w:delText xml:space="preserve"> </w:delText>
        </w:r>
        <w:r w:rsidR="0041226F" w:rsidDel="00435937">
          <w:delText xml:space="preserve">because </w:delText>
        </w:r>
        <w:r w:rsidR="00C32325" w:rsidDel="00435937">
          <w:delText>fires tended to expose soil and surface rock</w:delText>
        </w:r>
        <w:r w:rsidRPr="007C59B6" w:rsidDel="00435937">
          <w:delText xml:space="preserve">. </w:delText>
        </w:r>
      </w:del>
    </w:p>
    <w:p w14:paraId="0BDC67B6" w14:textId="4A3F9ED1" w:rsidR="00400076" w:rsidRPr="007C59B6" w:rsidDel="00435937" w:rsidRDefault="00400076" w:rsidP="00F81EDC">
      <w:pPr>
        <w:rPr>
          <w:del w:id="152" w:author="Author"/>
          <w:b/>
        </w:rPr>
      </w:pPr>
    </w:p>
    <w:p w14:paraId="47CE3A8D" w14:textId="57587B78" w:rsidR="00613791" w:rsidRPr="007C59B6" w:rsidDel="00435937" w:rsidRDefault="00613791" w:rsidP="00F81EDC">
      <w:pPr>
        <w:spacing w:line="480" w:lineRule="auto"/>
        <w:rPr>
          <w:del w:id="153" w:author="Author"/>
        </w:rPr>
      </w:pPr>
      <w:del w:id="154" w:author="Author">
        <w:r w:rsidRPr="007C59B6" w:rsidDel="00435937">
          <w:tab/>
          <w:delText>For all functional groups, coverage varied by month</w:delText>
        </w:r>
        <w:r w:rsidR="001D027E" w:rsidDel="00435937">
          <w:delText xml:space="preserve"> </w:delText>
        </w:r>
        <w:r w:rsidR="00A56D1B" w:rsidRPr="007C59B6" w:rsidDel="00435937">
          <w:delText>(</w:delText>
        </w:r>
        <w:r w:rsidR="00A56D1B" w:rsidRPr="007C59B6" w:rsidDel="00435937">
          <w:rPr>
            <w:b/>
          </w:rPr>
          <w:delText>Table</w:delText>
        </w:r>
        <w:r w:rsidR="00A56D1B" w:rsidDel="00435937">
          <w:rPr>
            <w:b/>
          </w:rPr>
          <w:delText xml:space="preserve"> </w:delText>
        </w:r>
        <w:r w:rsidR="005243E7" w:rsidDel="00435937">
          <w:rPr>
            <w:b/>
          </w:rPr>
          <w:delText>3</w:delText>
        </w:r>
        <w:r w:rsidR="00A56D1B" w:rsidRPr="007C59B6" w:rsidDel="00435937">
          <w:delText>)</w:delText>
        </w:r>
        <w:r w:rsidRPr="007C59B6" w:rsidDel="00435937">
          <w:delText>. In both years, most functional groups followed the same general trend with coverage low at the beginning of the growing season, increasing and peaking midsummer, and then declining in the fall (</w:delText>
        </w:r>
        <w:r w:rsidRPr="007C59B6" w:rsidDel="00435937">
          <w:rPr>
            <w:b/>
          </w:rPr>
          <w:delText xml:space="preserve">Figure </w:delText>
        </w:r>
        <w:r w:rsidDel="00435937">
          <w:rPr>
            <w:b/>
          </w:rPr>
          <w:delText>2</w:delText>
        </w:r>
        <w:r w:rsidRPr="007C59B6" w:rsidDel="00435937">
          <w:rPr>
            <w:b/>
          </w:rPr>
          <w:delText>).</w:delText>
        </w:r>
        <w:r w:rsidRPr="007C59B6" w:rsidDel="00435937">
          <w:delText xml:space="preserve"> </w:delText>
        </w:r>
        <w:r w:rsidR="00D80B0B" w:rsidDel="00435937">
          <w:delText>G</w:delText>
        </w:r>
        <w:r w:rsidRPr="007C59B6" w:rsidDel="00435937">
          <w:delText xml:space="preserve">rasses, legumes, and woody plants reached maximum coverage in June or July in both years. </w:delText>
        </w:r>
        <w:r w:rsidR="000D17DA" w:rsidDel="00435937">
          <w:delText>In contrast, c</w:delText>
        </w:r>
        <w:r w:rsidRPr="007C59B6" w:rsidDel="00435937">
          <w:delText>overage of forbs peaked during April and May both years. Cool season panicum grasses peaked in April of 2019, but peaked in the summer and plateaued throughout the fall in 2020. In 2019, panicum grasses had high coverage values in the first sampling period for treatments burned that year, but a similar trend was not found in 2020.</w:delText>
        </w:r>
        <w:r w:rsidDel="00435937">
          <w:delText xml:space="preserve"> </w:delText>
        </w:r>
        <w:r w:rsidRPr="007C59B6" w:rsidDel="00435937">
          <w:delText xml:space="preserve">Sedges had little coverage in both years and peaked in May 2019 and October 2020. </w:delText>
        </w:r>
      </w:del>
    </w:p>
    <w:p w14:paraId="4DA90066" w14:textId="77777777" w:rsidR="00613791" w:rsidRPr="006C7229" w:rsidRDefault="00613791">
      <w:pPr>
        <w:spacing w:line="480" w:lineRule="auto"/>
        <w:ind w:firstLine="720"/>
        <w:pPrChange w:id="155" w:author="Author">
          <w:pPr>
            <w:spacing w:line="480" w:lineRule="auto"/>
          </w:pPr>
        </w:pPrChange>
      </w:pPr>
    </w:p>
    <w:p w14:paraId="67812657" w14:textId="3FD6592D" w:rsidR="00613791" w:rsidRPr="00717CC4" w:rsidRDefault="00717CC4" w:rsidP="00613791">
      <w:pPr>
        <w:spacing w:line="480" w:lineRule="auto"/>
        <w:rPr>
          <w:i/>
        </w:rPr>
      </w:pPr>
      <w:r>
        <w:rPr>
          <w:i/>
        </w:rPr>
        <w:lastRenderedPageBreak/>
        <w:t>3.</w:t>
      </w:r>
      <w:del w:id="156" w:author="Author">
        <w:r w:rsidDel="00783668">
          <w:rPr>
            <w:i/>
          </w:rPr>
          <w:delText>3</w:delText>
        </w:r>
      </w:del>
      <w:ins w:id="157" w:author="Author">
        <w:r w:rsidR="00783668">
          <w:rPr>
            <w:i/>
          </w:rPr>
          <w:t>2</w:t>
        </w:r>
      </w:ins>
      <w:r>
        <w:rPr>
          <w:i/>
        </w:rPr>
        <w:t xml:space="preserve"> </w:t>
      </w:r>
      <w:r w:rsidR="00613791" w:rsidRPr="00717CC4">
        <w:rPr>
          <w:i/>
        </w:rPr>
        <w:t xml:space="preserve">Crude protein </w:t>
      </w:r>
    </w:p>
    <w:p w14:paraId="60A8B6EA" w14:textId="5816CCB2" w:rsidR="00613791" w:rsidRPr="007C59B6" w:rsidRDefault="00613791" w:rsidP="00613791">
      <w:pPr>
        <w:spacing w:line="480" w:lineRule="auto"/>
      </w:pPr>
      <w:r w:rsidRPr="007C59B6">
        <w:tab/>
      </w:r>
      <w:r w:rsidR="0041145D">
        <w:t>Crude protein</w:t>
      </w:r>
      <w:r>
        <w:t xml:space="preserve"> </w:t>
      </w:r>
      <w:r w:rsidRPr="007C59B6">
        <w:t xml:space="preserve">concentration significantly decreased </w:t>
      </w:r>
      <w:r w:rsidR="005D075D">
        <w:t>throughout</w:t>
      </w:r>
      <w:r w:rsidRPr="007C59B6">
        <w:t xml:space="preserve"> the growing season</w:t>
      </w:r>
      <w:ins w:id="158" w:author="Author">
        <w:r w:rsidR="00823773">
          <w:t>, and t</w:t>
        </w:r>
      </w:ins>
      <w:del w:id="159" w:author="Author">
        <w:r w:rsidR="005D075D" w:rsidDel="00823773">
          <w:delText>. T</w:delText>
        </w:r>
      </w:del>
      <w:r w:rsidR="005D075D">
        <w:t xml:space="preserve">he magnitude of treatment effects </w:t>
      </w:r>
      <w:r w:rsidR="00BC577E">
        <w:t>was</w:t>
      </w:r>
      <w:r w:rsidR="005D075D">
        <w:t xml:space="preserve"> relatively small in comparison to seasonal differences</w:t>
      </w:r>
      <w:r w:rsidRPr="007C59B6">
        <w:t xml:space="preserve"> (</w:t>
      </w:r>
      <w:r w:rsidRPr="007C59B6">
        <w:rPr>
          <w:b/>
        </w:rPr>
        <w:t xml:space="preserve">Table </w:t>
      </w:r>
      <w:ins w:id="160" w:author="Author">
        <w:r w:rsidR="00524E14">
          <w:rPr>
            <w:b/>
          </w:rPr>
          <w:t>3</w:t>
        </w:r>
      </w:ins>
      <w:del w:id="161" w:author="Author">
        <w:r w:rsidR="005243E7" w:rsidDel="00524E14">
          <w:rPr>
            <w:b/>
          </w:rPr>
          <w:delText>5</w:delText>
        </w:r>
      </w:del>
      <w:r w:rsidRPr="007C59B6">
        <w:rPr>
          <w:b/>
        </w:rPr>
        <w:t>, Figures</w:t>
      </w:r>
      <w:r>
        <w:rPr>
          <w:b/>
        </w:rPr>
        <w:t xml:space="preserve"> </w:t>
      </w:r>
      <w:ins w:id="162" w:author="Author">
        <w:r w:rsidR="00524E14">
          <w:rPr>
            <w:b/>
          </w:rPr>
          <w:t>2</w:t>
        </w:r>
      </w:ins>
      <w:del w:id="163" w:author="Author">
        <w:r w:rsidDel="00524E14">
          <w:rPr>
            <w:b/>
          </w:rPr>
          <w:delText>3</w:delText>
        </w:r>
      </w:del>
      <w:r>
        <w:rPr>
          <w:b/>
        </w:rPr>
        <w:t xml:space="preserve"> and </w:t>
      </w:r>
      <w:ins w:id="164" w:author="Author">
        <w:r w:rsidR="00524E14">
          <w:rPr>
            <w:b/>
          </w:rPr>
          <w:t>3</w:t>
        </w:r>
      </w:ins>
      <w:del w:id="165" w:author="Author">
        <w:r w:rsidDel="00524E14">
          <w:rPr>
            <w:b/>
          </w:rPr>
          <w:delText>4</w:delText>
        </w:r>
      </w:del>
      <w:r w:rsidRPr="007C59B6">
        <w:t xml:space="preserve">). </w:t>
      </w:r>
      <w:ins w:id="166" w:author="Author">
        <w:r w:rsidR="00E940AE">
          <w:t xml:space="preserve">For all species measured in spring, summer, and fall, </w:t>
        </w:r>
      </w:ins>
      <w:moveFromRangeStart w:id="167" w:author="Author" w:name="move129866487"/>
      <w:moveFrom w:id="168" w:author="Author">
        <w:r w:rsidRPr="007C59B6" w:rsidDel="00823773">
          <w:t xml:space="preserve">The only exception was </w:t>
        </w:r>
        <w:r w:rsidR="001D027E" w:rsidDel="00823773">
          <w:t>a</w:t>
        </w:r>
        <w:r w:rsidRPr="007C59B6" w:rsidDel="00823773">
          <w:t xml:space="preserve"> legume, </w:t>
        </w:r>
        <w:r w:rsidR="00B626E1" w:rsidRPr="007C59B6" w:rsidDel="00823773">
          <w:t>serecia</w:t>
        </w:r>
        <w:r w:rsidRPr="007C59B6" w:rsidDel="00823773">
          <w:t xml:space="preserve"> lespedeza, which had only a summer and fall sampling. </w:t>
        </w:r>
      </w:moveFrom>
      <w:moveFromRangeEnd w:id="167"/>
      <w:del w:id="169" w:author="Author">
        <w:r w:rsidRPr="007C59B6" w:rsidDel="00E940AE">
          <w:delText>In all other</w:delText>
        </w:r>
        <w:r w:rsidRPr="007C59B6" w:rsidDel="00783668">
          <w:delText xml:space="preserve"> </w:delText>
        </w:r>
        <w:r w:rsidRPr="007C59B6" w:rsidDel="00E940AE">
          <w:delText xml:space="preserve">species, </w:delText>
        </w:r>
      </w:del>
      <w:r>
        <w:t xml:space="preserve">CP </w:t>
      </w:r>
      <w:r w:rsidRPr="007C59B6">
        <w:t xml:space="preserve">concentration was </w:t>
      </w:r>
      <w:del w:id="170" w:author="Author">
        <w:r w:rsidRPr="007C59B6" w:rsidDel="00783668">
          <w:delText xml:space="preserve">highest </w:delText>
        </w:r>
      </w:del>
      <w:ins w:id="171" w:author="Author">
        <w:r w:rsidR="00783668">
          <w:t>greatest</w:t>
        </w:r>
        <w:r w:rsidR="00783668" w:rsidRPr="007C59B6">
          <w:t xml:space="preserve"> </w:t>
        </w:r>
      </w:ins>
      <w:r w:rsidRPr="007C59B6">
        <w:t>in the spring and lower in summer and fall</w:t>
      </w:r>
      <w:ins w:id="172" w:author="Author">
        <w:r w:rsidR="00E940AE">
          <w:t xml:space="preserve">.  </w:t>
        </w:r>
        <w:del w:id="173" w:author="Author">
          <w:r w:rsidR="00823773" w:rsidDel="00E940AE">
            <w:delText xml:space="preserve">, </w:delText>
          </w:r>
        </w:del>
      </w:ins>
      <w:moveToRangeStart w:id="174" w:author="Author" w:name="move129866487"/>
      <w:moveTo w:id="175" w:author="Author">
        <w:del w:id="176" w:author="Author">
          <w:r w:rsidR="00823773" w:rsidRPr="007C59B6" w:rsidDel="00E940AE">
            <w:delText xml:space="preserve">The only exception was </w:delText>
          </w:r>
          <w:r w:rsidR="00823773" w:rsidDel="00E940AE">
            <w:delText>a</w:delText>
          </w:r>
          <w:r w:rsidR="00823773" w:rsidRPr="007C59B6" w:rsidDel="00E940AE">
            <w:delText xml:space="preserve"> legume, serecia lespedeza, which had only a summer and fall sampling</w:delText>
          </w:r>
          <w:r w:rsidR="00823773" w:rsidRPr="007C59B6" w:rsidDel="00783668">
            <w:delText>.</w:delText>
          </w:r>
        </w:del>
      </w:moveTo>
      <w:moveToRangeEnd w:id="174"/>
      <w:del w:id="177" w:author="Author">
        <w:r w:rsidRPr="007C59B6" w:rsidDel="00E940AE">
          <w:delText xml:space="preserve">. </w:delText>
        </w:r>
      </w:del>
      <w:r w:rsidRPr="007C59B6">
        <w:t>Some species also declined between summer to fall while others remained fairly constant between the two sampling periods (</w:t>
      </w:r>
      <w:r w:rsidRPr="007C59B6">
        <w:rPr>
          <w:b/>
        </w:rPr>
        <w:t xml:space="preserve">Figures </w:t>
      </w:r>
      <w:ins w:id="178" w:author="Author">
        <w:r w:rsidR="00524E14">
          <w:rPr>
            <w:b/>
          </w:rPr>
          <w:t>2</w:t>
        </w:r>
      </w:ins>
      <w:del w:id="179" w:author="Author">
        <w:r w:rsidDel="00524E14">
          <w:rPr>
            <w:b/>
          </w:rPr>
          <w:delText>3</w:delText>
        </w:r>
      </w:del>
      <w:r>
        <w:rPr>
          <w:b/>
        </w:rPr>
        <w:t xml:space="preserve"> and </w:t>
      </w:r>
      <w:ins w:id="180" w:author="Author">
        <w:r w:rsidR="00524E14">
          <w:rPr>
            <w:b/>
          </w:rPr>
          <w:t>3</w:t>
        </w:r>
      </w:ins>
      <w:del w:id="181" w:author="Author">
        <w:r w:rsidDel="00524E14">
          <w:rPr>
            <w:b/>
          </w:rPr>
          <w:delText>4</w:delText>
        </w:r>
      </w:del>
      <w:r w:rsidRPr="007C59B6">
        <w:t xml:space="preserve">). If </w:t>
      </w:r>
      <w:r>
        <w:t xml:space="preserve">CP </w:t>
      </w:r>
      <w:r w:rsidRPr="007C59B6">
        <w:t>decreased from summer to fall</w:t>
      </w:r>
      <w:r>
        <w:t xml:space="preserve">, </w:t>
      </w:r>
      <w:r w:rsidRPr="007C59B6">
        <w:t>the difference was small</w:t>
      </w:r>
      <w:ins w:id="182" w:author="Author">
        <w:r w:rsidR="00E940AE">
          <w:t>er</w:t>
        </w:r>
      </w:ins>
      <w:r w:rsidRPr="007C59B6">
        <w:t xml:space="preserve"> compared to the difference between spring and summer. </w:t>
      </w:r>
    </w:p>
    <w:p w14:paraId="437E0AA5" w14:textId="7A10E69E" w:rsidR="00613791" w:rsidRPr="007C59B6" w:rsidDel="00774079" w:rsidRDefault="00613791" w:rsidP="00613791">
      <w:pPr>
        <w:spacing w:line="480" w:lineRule="auto"/>
        <w:rPr>
          <w:del w:id="183" w:author="Author"/>
        </w:rPr>
      </w:pPr>
      <w:r w:rsidRPr="007C59B6">
        <w:tab/>
        <w:t xml:space="preserve"> Three of the eleven species, i.e., panicum, American beautyberry, and showy partridge pea, had significantly greater </w:t>
      </w:r>
      <w:r>
        <w:t xml:space="preserve">CP </w:t>
      </w:r>
      <w:r w:rsidRPr="007C59B6">
        <w:t>in forest treatments than in savanna treatments (</w:t>
      </w:r>
      <w:r>
        <w:rPr>
          <w:b/>
        </w:rPr>
        <w:t xml:space="preserve">Table </w:t>
      </w:r>
      <w:ins w:id="184" w:author="Author">
        <w:r w:rsidR="00524E14">
          <w:rPr>
            <w:b/>
          </w:rPr>
          <w:t>3</w:t>
        </w:r>
      </w:ins>
      <w:del w:id="185" w:author="Author">
        <w:r w:rsidR="005243E7" w:rsidDel="00774079">
          <w:rPr>
            <w:b/>
          </w:rPr>
          <w:delText>5</w:delText>
        </w:r>
      </w:del>
      <w:r w:rsidRPr="007C59B6">
        <w:t>)</w:t>
      </w:r>
      <w:r>
        <w:t>.</w:t>
      </w:r>
      <w:r w:rsidRPr="007C59B6">
        <w:t xml:space="preserve"> C</w:t>
      </w:r>
      <w:r w:rsidR="00312FFA">
        <w:t xml:space="preserve">rude </w:t>
      </w:r>
      <w:r w:rsidR="00475E8A">
        <w:t>P</w:t>
      </w:r>
      <w:r w:rsidR="00312FFA">
        <w:t>rotein</w:t>
      </w:r>
      <w:r w:rsidRPr="007C59B6">
        <w:t xml:space="preserve"> concentration of panicum ranged from an average of 11.4% in the CONT treatment to 8.6% in HT1 treatment with the CONT treatment significantly greater than all savanna treatments</w:t>
      </w:r>
      <w:r w:rsidR="00460B20">
        <w:t xml:space="preserve"> (</w:t>
      </w:r>
      <w:r w:rsidR="00460B20" w:rsidRPr="00166A60">
        <w:rPr>
          <w:b/>
        </w:rPr>
        <w:t xml:space="preserve">Table </w:t>
      </w:r>
      <w:ins w:id="186" w:author="Author">
        <w:r w:rsidR="00524E14">
          <w:rPr>
            <w:b/>
          </w:rPr>
          <w:t>4</w:t>
        </w:r>
      </w:ins>
      <w:del w:id="187" w:author="Author">
        <w:r w:rsidR="00460B20" w:rsidRPr="00166A60" w:rsidDel="00524E14">
          <w:rPr>
            <w:b/>
          </w:rPr>
          <w:delText>6</w:delText>
        </w:r>
      </w:del>
      <w:r w:rsidR="00460B20">
        <w:t>)</w:t>
      </w:r>
      <w:r w:rsidRPr="007C59B6">
        <w:t>. C</w:t>
      </w:r>
      <w:r w:rsidR="00312FFA">
        <w:t xml:space="preserve">rude </w:t>
      </w:r>
      <w:r>
        <w:t>P</w:t>
      </w:r>
      <w:r w:rsidR="00312FFA">
        <w:t>rotein</w:t>
      </w:r>
      <w:r w:rsidRPr="007C59B6">
        <w:t xml:space="preserve"> concentration of American beautyberry ranged from 15.3% in the CONT and 10.5% in the HT1 and HT2 treatments</w:t>
      </w:r>
      <w:ins w:id="188" w:author="Author">
        <w:r w:rsidR="00E940AE">
          <w:t xml:space="preserve">.  </w:t>
        </w:r>
      </w:ins>
      <w:del w:id="189" w:author="Author">
        <w:r w:rsidR="00460B20" w:rsidDel="00E940AE">
          <w:delText xml:space="preserve"> </w:delText>
        </w:r>
        <w:r w:rsidR="00460B20" w:rsidDel="00774079">
          <w:delText>(</w:delText>
        </w:r>
        <w:r w:rsidR="00460B20" w:rsidRPr="00166A60" w:rsidDel="00774079">
          <w:rPr>
            <w:b/>
          </w:rPr>
          <w:delText>Table 6</w:delText>
        </w:r>
        <w:r w:rsidR="00460B20" w:rsidDel="00774079">
          <w:delText>)</w:delText>
        </w:r>
        <w:r w:rsidRPr="007C59B6" w:rsidDel="00774079">
          <w:delText xml:space="preserve">. </w:delText>
        </w:r>
      </w:del>
      <w:ins w:id="190" w:author="Author">
        <w:del w:id="191" w:author="Author">
          <w:r w:rsidR="00774079" w:rsidDel="00E940AE">
            <w:delText>while t</w:delText>
          </w:r>
        </w:del>
        <w:r w:rsidR="00E940AE">
          <w:t>T</w:t>
        </w:r>
        <w:r w:rsidR="00774079">
          <w:t xml:space="preserve">he </w:t>
        </w:r>
      </w:ins>
      <w:del w:id="192" w:author="Author">
        <w:r w:rsidRPr="007C59B6" w:rsidDel="00774079">
          <w:delText xml:space="preserve">The </w:delText>
        </w:r>
        <w:r w:rsidR="00DE7CD5" w:rsidDel="00774079">
          <w:delText xml:space="preserve">CP for the </w:delText>
        </w:r>
      </w:del>
      <w:r w:rsidRPr="007C59B6">
        <w:t xml:space="preserve">CONT treatment was significantly greater </w:t>
      </w:r>
      <w:r w:rsidR="00CD636E">
        <w:t>than</w:t>
      </w:r>
      <w:r w:rsidR="00CD636E" w:rsidRPr="007C59B6">
        <w:t xml:space="preserve"> </w:t>
      </w:r>
      <w:r w:rsidRPr="007C59B6">
        <w:t xml:space="preserve">all other treatments with RRB (12.7%) having the second </w:t>
      </w:r>
      <w:ins w:id="193" w:author="Author">
        <w:r w:rsidR="00774079">
          <w:t>greatest</w:t>
        </w:r>
      </w:ins>
      <w:del w:id="194" w:author="Author">
        <w:r w:rsidRPr="007C59B6" w:rsidDel="00774079">
          <w:delText>highest</w:delText>
        </w:r>
      </w:del>
      <w:r w:rsidRPr="007C59B6">
        <w:t xml:space="preserve"> value. C</w:t>
      </w:r>
      <w:r w:rsidR="00312FFA">
        <w:t xml:space="preserve">rude </w:t>
      </w:r>
      <w:r>
        <w:t>P</w:t>
      </w:r>
      <w:r w:rsidR="00312FFA">
        <w:t>rotein</w:t>
      </w:r>
      <w:r w:rsidRPr="007C59B6">
        <w:t xml:space="preserve"> concentration of showy partridge pea ranged from 13.7% in the RRB to 10.6% in the HT1 and HT4 treatments</w:t>
      </w:r>
      <w:del w:id="195" w:author="Author">
        <w:r w:rsidRPr="007C59B6" w:rsidDel="00774079">
          <w:delText>.</w:delText>
        </w:r>
      </w:del>
      <w:r w:rsidRPr="007C59B6">
        <w:t xml:space="preserve"> </w:t>
      </w:r>
      <w:del w:id="196" w:author="Author">
        <w:r w:rsidRPr="007C59B6" w:rsidDel="00774079">
          <w:delText>C</w:delText>
        </w:r>
        <w:r w:rsidR="00312FFA" w:rsidDel="00774079">
          <w:delText>rude protein</w:delText>
        </w:r>
        <w:r w:rsidRPr="007C59B6" w:rsidDel="00774079">
          <w:delText xml:space="preserve"> concentration of </w:delText>
        </w:r>
      </w:del>
      <w:ins w:id="197" w:author="Author">
        <w:r w:rsidR="00774079">
          <w:t xml:space="preserve">with </w:t>
        </w:r>
      </w:ins>
      <w:r w:rsidRPr="007C59B6">
        <w:t>the RRB treatment</w:t>
      </w:r>
      <w:del w:id="198" w:author="Author">
        <w:r w:rsidRPr="007C59B6" w:rsidDel="00774079">
          <w:delText xml:space="preserve"> was</w:delText>
        </w:r>
      </w:del>
      <w:r w:rsidRPr="007C59B6">
        <w:t xml:space="preserve"> significantly greater than all other treatments (</w:t>
      </w:r>
      <w:r w:rsidRPr="007C59B6">
        <w:rPr>
          <w:b/>
        </w:rPr>
        <w:t>Table</w:t>
      </w:r>
      <w:r>
        <w:rPr>
          <w:b/>
        </w:rPr>
        <w:t xml:space="preserve"> </w:t>
      </w:r>
      <w:ins w:id="199" w:author="Author">
        <w:r w:rsidR="00524E14">
          <w:rPr>
            <w:b/>
          </w:rPr>
          <w:t>4</w:t>
        </w:r>
      </w:ins>
      <w:del w:id="200" w:author="Author">
        <w:r w:rsidR="005243E7" w:rsidDel="00524E14">
          <w:rPr>
            <w:b/>
          </w:rPr>
          <w:delText>6</w:delText>
        </w:r>
      </w:del>
      <w:r w:rsidRPr="007C59B6">
        <w:t xml:space="preserve">). In addition to these three species, winged elm, post oak, big bluestem, and </w:t>
      </w:r>
      <w:proofErr w:type="spellStart"/>
      <w:r w:rsidRPr="007C59B6">
        <w:rPr>
          <w:i/>
        </w:rPr>
        <w:t>Desmodium</w:t>
      </w:r>
      <w:proofErr w:type="spellEnd"/>
      <w:r w:rsidRPr="007C59B6">
        <w:t xml:space="preserve"> </w:t>
      </w:r>
      <w:r w:rsidR="00405DB2">
        <w:t xml:space="preserve">spp. </w:t>
      </w:r>
      <w:r w:rsidRPr="007C59B6">
        <w:t xml:space="preserve">had marginally significant treatment effects (0.05 &lt; </w:t>
      </w:r>
      <w:r w:rsidR="00073C2F">
        <w:t>P</w:t>
      </w:r>
      <w:r w:rsidRPr="007C59B6">
        <w:t>&lt; 0.10). With the exception of post oak</w:t>
      </w:r>
      <w:r>
        <w:t>,</w:t>
      </w:r>
      <w:r w:rsidRPr="007C59B6">
        <w:t xml:space="preserve"> which had the </w:t>
      </w:r>
      <w:del w:id="201" w:author="Author">
        <w:r w:rsidRPr="007C59B6" w:rsidDel="00E940AE">
          <w:delText xml:space="preserve">highest </w:delText>
        </w:r>
      </w:del>
      <w:ins w:id="202" w:author="Author">
        <w:r w:rsidR="00E940AE">
          <w:t>greatest</w:t>
        </w:r>
        <w:r w:rsidR="00E940AE" w:rsidRPr="007C59B6">
          <w:t xml:space="preserve"> </w:t>
        </w:r>
      </w:ins>
      <w:r>
        <w:t xml:space="preserve">CP </w:t>
      </w:r>
      <w:r w:rsidRPr="007C59B6">
        <w:t xml:space="preserve">in the HT3 treatment, the marginally significant species also </w:t>
      </w:r>
      <w:r w:rsidR="00CD636E">
        <w:t>had</w:t>
      </w:r>
      <w:r w:rsidR="00CD636E" w:rsidRPr="007C59B6">
        <w:t xml:space="preserve"> </w:t>
      </w:r>
      <w:r w:rsidRPr="007C59B6">
        <w:t>greater concentrations in forest treatments than one or more savanna treatments</w:t>
      </w:r>
      <w:r w:rsidR="00460B20">
        <w:t xml:space="preserve"> </w:t>
      </w:r>
      <w:r w:rsidR="00460B20">
        <w:lastRenderedPageBreak/>
        <w:t>(</w:t>
      </w:r>
      <w:r w:rsidR="00460B20" w:rsidRPr="00166A60">
        <w:rPr>
          <w:b/>
        </w:rPr>
        <w:t xml:space="preserve">Table </w:t>
      </w:r>
      <w:ins w:id="203" w:author="Author">
        <w:r w:rsidR="00524E14">
          <w:rPr>
            <w:b/>
          </w:rPr>
          <w:t>4</w:t>
        </w:r>
      </w:ins>
      <w:del w:id="204" w:author="Author">
        <w:r w:rsidR="00460B20" w:rsidRPr="00166A60" w:rsidDel="00524E14">
          <w:rPr>
            <w:b/>
          </w:rPr>
          <w:delText>6</w:delText>
        </w:r>
      </w:del>
      <w:r w:rsidR="00460B20">
        <w:t>)</w:t>
      </w:r>
      <w:r w:rsidRPr="007C59B6">
        <w:t>.</w:t>
      </w:r>
      <w:ins w:id="205" w:author="Author">
        <w:r w:rsidR="00823773">
          <w:t xml:space="preserve"> </w:t>
        </w:r>
      </w:ins>
    </w:p>
    <w:p w14:paraId="2F7D0211" w14:textId="2A1B8A30" w:rsidR="00613791" w:rsidRPr="00E67A80" w:rsidRDefault="00613791" w:rsidP="00E67A80">
      <w:pPr>
        <w:spacing w:line="480" w:lineRule="auto"/>
      </w:pPr>
      <w:r w:rsidRPr="007C59B6">
        <w:t xml:space="preserve">Two species, winged elm and American beautyberry, exhibited a significant treatment*season interaction in </w:t>
      </w:r>
      <w:r>
        <w:t>CP</w:t>
      </w:r>
      <w:r w:rsidRPr="007C59B6">
        <w:t xml:space="preserve"> </w:t>
      </w:r>
      <w:r w:rsidR="00DD64E3">
        <w:t xml:space="preserve">concentration </w:t>
      </w:r>
      <w:r w:rsidRPr="007C59B6">
        <w:t>(</w:t>
      </w:r>
      <w:r w:rsidRPr="007C59B6">
        <w:rPr>
          <w:b/>
        </w:rPr>
        <w:t xml:space="preserve">Table </w:t>
      </w:r>
      <w:ins w:id="206" w:author="Author">
        <w:r w:rsidR="00524E14">
          <w:rPr>
            <w:b/>
          </w:rPr>
          <w:t>3</w:t>
        </w:r>
      </w:ins>
      <w:del w:id="207" w:author="Author">
        <w:r w:rsidR="005243E7" w:rsidDel="00524E14">
          <w:rPr>
            <w:b/>
          </w:rPr>
          <w:delText>5</w:delText>
        </w:r>
      </w:del>
      <w:r w:rsidRPr="007C59B6">
        <w:t xml:space="preserve">, </w:t>
      </w:r>
      <w:r w:rsidRPr="007C59B6">
        <w:rPr>
          <w:b/>
        </w:rPr>
        <w:t xml:space="preserve">Figure </w:t>
      </w:r>
      <w:r>
        <w:rPr>
          <w:b/>
        </w:rPr>
        <w:t>3</w:t>
      </w:r>
      <w:r w:rsidRPr="007C59B6">
        <w:t xml:space="preserve">) because the decrease in </w:t>
      </w:r>
      <w:r>
        <w:t>CP</w:t>
      </w:r>
      <w:r w:rsidRPr="007C59B6">
        <w:t xml:space="preserve"> between spring and summer was greater for the savanna treatments than for the forest treatments</w:t>
      </w:r>
      <w:r w:rsidR="00073C2F">
        <w:t xml:space="preserve">. </w:t>
      </w:r>
      <w:r>
        <w:t xml:space="preserve">Likewise, </w:t>
      </w:r>
      <w:ins w:id="208" w:author="Author">
        <w:r w:rsidR="00774079">
          <w:t>showy partridge pea</w:t>
        </w:r>
      </w:ins>
      <w:del w:id="209" w:author="Author">
        <w:r w:rsidRPr="007C59B6" w:rsidDel="00774079">
          <w:delText>panicum</w:delText>
        </w:r>
      </w:del>
      <w:r w:rsidRPr="007C59B6">
        <w:t xml:space="preserve"> and slender lespedeza exhibited a similar trend</w:t>
      </w:r>
      <w:r w:rsidR="00CD636E">
        <w:t>. H</w:t>
      </w:r>
      <w:r w:rsidRPr="007C59B6">
        <w:t xml:space="preserve">owever, the interaction was </w:t>
      </w:r>
      <w:r w:rsidR="00DD64E3">
        <w:t xml:space="preserve">only </w:t>
      </w:r>
      <w:r w:rsidRPr="007C59B6">
        <w:t xml:space="preserve">marginally significant (0.05 &lt; p &lt; 0.10). </w:t>
      </w:r>
    </w:p>
    <w:p w14:paraId="49C89573" w14:textId="77777777" w:rsidR="006309F8" w:rsidDel="00823773" w:rsidRDefault="006309F8" w:rsidP="00E67A80">
      <w:pPr>
        <w:spacing w:line="480" w:lineRule="auto"/>
        <w:rPr>
          <w:del w:id="210" w:author="Author"/>
          <w:b/>
        </w:rPr>
      </w:pPr>
    </w:p>
    <w:p w14:paraId="14F11309" w14:textId="77777777" w:rsidR="00435937" w:rsidRDefault="00435937" w:rsidP="00E67A80">
      <w:pPr>
        <w:spacing w:line="480" w:lineRule="auto"/>
        <w:rPr>
          <w:ins w:id="211" w:author="Author"/>
          <w:b/>
        </w:rPr>
      </w:pPr>
    </w:p>
    <w:p w14:paraId="11973CAA" w14:textId="23DA9E21" w:rsidR="00683027" w:rsidRPr="00E67A80" w:rsidRDefault="00717CC4" w:rsidP="00E67A80">
      <w:pPr>
        <w:spacing w:line="480" w:lineRule="auto"/>
        <w:rPr>
          <w:b/>
        </w:rPr>
      </w:pPr>
      <w:r>
        <w:rPr>
          <w:b/>
        </w:rPr>
        <w:t xml:space="preserve">4. </w:t>
      </w:r>
      <w:r w:rsidR="00683027" w:rsidRPr="00E67A80">
        <w:rPr>
          <w:b/>
        </w:rPr>
        <w:t>DISCUSSION</w:t>
      </w:r>
    </w:p>
    <w:p w14:paraId="0BCA8006" w14:textId="3C449515" w:rsidR="00F17796" w:rsidRPr="00717CC4" w:rsidDel="00435937" w:rsidRDefault="00717CC4" w:rsidP="00E67A80">
      <w:pPr>
        <w:spacing w:line="480" w:lineRule="auto"/>
        <w:rPr>
          <w:del w:id="212" w:author="Author"/>
          <w:i/>
        </w:rPr>
      </w:pPr>
      <w:del w:id="213" w:author="Author">
        <w:r w:rsidDel="00435937">
          <w:rPr>
            <w:i/>
          </w:rPr>
          <w:delText xml:space="preserve">4.1 </w:delText>
        </w:r>
        <w:r w:rsidR="00F17796" w:rsidRPr="00717CC4" w:rsidDel="00435937">
          <w:rPr>
            <w:i/>
          </w:rPr>
          <w:delText>Aboveground net primary productivity</w:delText>
        </w:r>
      </w:del>
    </w:p>
    <w:p w14:paraId="729E10A9" w14:textId="61C3F88F" w:rsidR="00F17796" w:rsidRPr="00E67A80" w:rsidRDefault="00F17796" w:rsidP="00E67A80">
      <w:pPr>
        <w:spacing w:line="480" w:lineRule="auto"/>
      </w:pPr>
      <w:r w:rsidRPr="00E67A80">
        <w:tab/>
      </w:r>
      <w:del w:id="214" w:author="Author">
        <w:r w:rsidR="003468A0" w:rsidDel="00435937">
          <w:delText>Our first objective was to c</w:delText>
        </w:r>
        <w:r w:rsidR="003468A0" w:rsidRPr="00E67A80" w:rsidDel="00435937">
          <w:delText xml:space="preserve">ompare </w:delText>
        </w:r>
        <w:r w:rsidR="009144DB" w:rsidDel="00435937">
          <w:delText xml:space="preserve">the </w:delText>
        </w:r>
        <w:r w:rsidR="003468A0" w:rsidRPr="00E67A80" w:rsidDel="00435937">
          <w:delText xml:space="preserve">understory </w:delText>
        </w:r>
        <w:r w:rsidR="003468A0" w:rsidDel="00435937">
          <w:delText>ANPP</w:delText>
        </w:r>
        <w:r w:rsidR="003468A0" w:rsidRPr="00E67A80" w:rsidDel="00435937">
          <w:delText xml:space="preserve"> of eight </w:delText>
        </w:r>
        <w:r w:rsidR="003468A0" w:rsidDel="00435937">
          <w:delText xml:space="preserve">treatments representing </w:delText>
        </w:r>
        <w:r w:rsidR="003468A0" w:rsidRPr="00E67A80" w:rsidDel="00435937">
          <w:delText>different management regimes</w:delText>
        </w:r>
        <w:r w:rsidR="003468A0" w:rsidDel="00435937">
          <w:delText>.</w:delText>
        </w:r>
        <w:r w:rsidR="003468A0" w:rsidRPr="00E67A80" w:rsidDel="00435937">
          <w:delText xml:space="preserve"> </w:delText>
        </w:r>
      </w:del>
      <w:r w:rsidRPr="00E67A80">
        <w:t xml:space="preserve">The array of treatments </w:t>
      </w:r>
      <w:r w:rsidR="00D97E83">
        <w:t>resulted</w:t>
      </w:r>
      <w:ins w:id="215" w:author="Author">
        <w:r w:rsidR="00435937">
          <w:t xml:space="preserve"> in</w:t>
        </w:r>
      </w:ins>
      <w:r w:rsidR="00D97E83">
        <w:t xml:space="preserve"> </w:t>
      </w:r>
      <w:r w:rsidRPr="00E67A80">
        <w:t>f</w:t>
      </w:r>
      <w:r w:rsidR="000851A3">
        <w:t>our structural types; g</w:t>
      </w:r>
      <w:r w:rsidRPr="00E67A80">
        <w:t xml:space="preserve">rassland/savanna (HT1), savanna (HNT1, HT2, HT3), burned forests (HT4, RRB), </w:t>
      </w:r>
      <w:r w:rsidR="00720207">
        <w:t xml:space="preserve">and </w:t>
      </w:r>
      <w:r w:rsidRPr="00E67A80">
        <w:t xml:space="preserve">non-burned forests (HT, CONT). </w:t>
      </w:r>
      <w:ins w:id="216" w:author="Author">
        <w:r w:rsidR="00435937">
          <w:t>As expected, f</w:t>
        </w:r>
      </w:ins>
      <w:del w:id="217" w:author="Author">
        <w:r w:rsidRPr="00E67A80" w:rsidDel="00435937">
          <w:delText>F</w:delText>
        </w:r>
      </w:del>
      <w:r w:rsidRPr="00E67A80">
        <w:t>requent fire maintained more open canopy structure, which increased understory growth of the herbaceous-dominated savanna treatments</w:t>
      </w:r>
      <w:r w:rsidR="008554CC">
        <w:t xml:space="preserve"> </w:t>
      </w:r>
      <w:r w:rsidR="008554CC" w:rsidRPr="00E67A80">
        <w:t>(</w:t>
      </w:r>
      <w:r w:rsidR="008554CC">
        <w:t xml:space="preserve">Edwards 2004, Lashley </w:t>
      </w:r>
      <w:r w:rsidR="00741546">
        <w:t xml:space="preserve">et al. </w:t>
      </w:r>
      <w:r w:rsidR="008554CC">
        <w:t>2011, Adhikari et al. 2021</w:t>
      </w:r>
      <w:r w:rsidR="00FF7655">
        <w:t>a</w:t>
      </w:r>
      <w:r w:rsidR="008554CC" w:rsidRPr="00E67A80">
        <w:t>)</w:t>
      </w:r>
      <w:r w:rsidRPr="00E67A80">
        <w:t xml:space="preserve">. In addition, fire appeared to have a direct positive effect on </w:t>
      </w:r>
      <w:r w:rsidR="00720207">
        <w:t>understory</w:t>
      </w:r>
      <w:ins w:id="218" w:author="Author">
        <w:r w:rsidR="00435937">
          <w:t xml:space="preserve"> </w:t>
        </w:r>
      </w:ins>
      <w:del w:id="219" w:author="Author">
        <w:r w:rsidRPr="00E67A80" w:rsidDel="00435937">
          <w:delText>.</w:delText>
        </w:r>
        <w:r w:rsidRPr="00E67A80" w:rsidDel="00774079">
          <w:delText xml:space="preserve">  In particular,</w:delText>
        </w:r>
        <w:r w:rsidRPr="00E67A80" w:rsidDel="00435937">
          <w:delText xml:space="preserve"> </w:delText>
        </w:r>
      </w:del>
      <w:r w:rsidRPr="00E67A80">
        <w:t>ANPP</w:t>
      </w:r>
      <w:ins w:id="220" w:author="Author">
        <w:r w:rsidR="00774079">
          <w:t xml:space="preserve"> which</w:t>
        </w:r>
      </w:ins>
      <w:r w:rsidRPr="00E67A80">
        <w:t xml:space="preserve"> was greatest in the growing season following </w:t>
      </w:r>
      <w:r w:rsidR="00EE09B4">
        <w:t xml:space="preserve">a </w:t>
      </w:r>
      <w:r w:rsidRPr="00E67A80">
        <w:t xml:space="preserve">fire, </w:t>
      </w:r>
      <w:proofErr w:type="spellStart"/>
      <w:proofErr w:type="gramStart"/>
      <w:r w:rsidRPr="00E67A80">
        <w:t>i.e</w:t>
      </w:r>
      <w:proofErr w:type="spellEnd"/>
      <w:proofErr w:type="gramEnd"/>
      <w:del w:id="221" w:author="Author">
        <w:r w:rsidRPr="00E67A80" w:rsidDel="00774079">
          <w:delText>.,</w:delText>
        </w:r>
      </w:del>
      <w:r w:rsidRPr="00E67A80">
        <w:t xml:space="preserve"> </w:t>
      </w:r>
      <w:ins w:id="222" w:author="Author">
        <w:r w:rsidR="00774079">
          <w:t>(</w:t>
        </w:r>
      </w:ins>
      <w:r w:rsidRPr="00E67A80">
        <w:t xml:space="preserve">greatest in annually burned treatments and in </w:t>
      </w:r>
      <w:r w:rsidR="00D97E83">
        <w:t xml:space="preserve">the </w:t>
      </w:r>
      <w:r w:rsidRPr="00E67A80">
        <w:t>first year after fire for the HT2 treatment</w:t>
      </w:r>
      <w:ins w:id="223" w:author="Author">
        <w:r w:rsidR="00774079">
          <w:t>)</w:t>
        </w:r>
      </w:ins>
      <w:r w:rsidRPr="00E67A80">
        <w:t>.</w:t>
      </w:r>
      <w:r w:rsidR="000851A3">
        <w:t xml:space="preserve"> </w:t>
      </w:r>
      <w:ins w:id="224" w:author="Author">
        <w:r w:rsidR="00432BA1">
          <w:t xml:space="preserve">Also, as expected, CP decreased during the growing season.  </w:t>
        </w:r>
        <w:r w:rsidR="00435937">
          <w:t>However, CP concentration</w:t>
        </w:r>
        <w:r w:rsidR="00823773">
          <w:t xml:space="preserve"> of some forage species</w:t>
        </w:r>
        <w:r w:rsidR="00435937">
          <w:t xml:space="preserve"> </w:t>
        </w:r>
        <w:del w:id="225" w:author="Author">
          <w:r w:rsidR="00435937" w:rsidDel="00432BA1">
            <w:delText>declined</w:delText>
          </w:r>
        </w:del>
        <w:r w:rsidR="00432BA1">
          <w:t>were less</w:t>
        </w:r>
        <w:r w:rsidR="00435937">
          <w:t xml:space="preserve"> in the savanna treatments when compared to the forested treatments. Combined, these effects represent a </w:t>
        </w:r>
        <w:r w:rsidR="00823773">
          <w:t>possible</w:t>
        </w:r>
        <w:r w:rsidR="00435937">
          <w:t xml:space="preserve"> tradeoff when managing forests for deer in this region. </w:t>
        </w:r>
      </w:ins>
      <w:del w:id="226" w:author="Author">
        <w:r w:rsidR="00476F43" w:rsidDel="00435937">
          <w:delText xml:space="preserve">Previously, </w:delText>
        </w:r>
        <w:r w:rsidRPr="00E67A80" w:rsidDel="00435937">
          <w:delText>Adhikari et al. (</w:delText>
        </w:r>
        <w:r w:rsidR="00FC17FD" w:rsidDel="00435937">
          <w:delText>2021</w:delText>
        </w:r>
        <w:r w:rsidR="00FF7655" w:rsidDel="00435937">
          <w:delText>a</w:delText>
        </w:r>
        <w:r w:rsidRPr="00E67A80" w:rsidDel="00435937">
          <w:delText>) found herbaceous ANPP decreased with</w:delText>
        </w:r>
        <w:r w:rsidR="0093403D" w:rsidDel="00435937">
          <w:delText xml:space="preserve"> increas</w:delText>
        </w:r>
        <w:r w:rsidR="00720207" w:rsidDel="00435937">
          <w:delText>ing</w:delText>
        </w:r>
        <w:r w:rsidRPr="00E67A80" w:rsidDel="00435937">
          <w:delText xml:space="preserve"> year</w:delText>
        </w:r>
        <w:r w:rsidR="00FC17FD" w:rsidDel="00435937">
          <w:delText>s</w:delText>
        </w:r>
        <w:r w:rsidRPr="00E67A80" w:rsidDel="00435937">
          <w:delText xml:space="preserve"> since fire in the HT2 and HT4 treatments.</w:delText>
        </w:r>
      </w:del>
    </w:p>
    <w:p w14:paraId="483E170D" w14:textId="48E2EAF8" w:rsidR="00F17796" w:rsidRPr="00E67A80" w:rsidDel="000368D9" w:rsidRDefault="00F17796" w:rsidP="00720207">
      <w:pPr>
        <w:spacing w:line="480" w:lineRule="auto"/>
        <w:rPr>
          <w:del w:id="227" w:author="Author"/>
        </w:rPr>
      </w:pPr>
      <w:r w:rsidRPr="00E67A80">
        <w:tab/>
        <w:t xml:space="preserve">The </w:t>
      </w:r>
      <w:r w:rsidR="005C303D">
        <w:t>non</w:t>
      </w:r>
      <w:r w:rsidR="00D97E83">
        <w:t>-</w:t>
      </w:r>
      <w:r w:rsidR="005C303D">
        <w:t>b</w:t>
      </w:r>
      <w:r w:rsidRPr="00E67A80">
        <w:t>urned forest</w:t>
      </w:r>
      <w:ins w:id="228" w:author="Author">
        <w:r w:rsidR="00432BA1">
          <w:t xml:space="preserve"> treatment</w:t>
        </w:r>
      </w:ins>
      <w:r w:rsidRPr="00E67A80">
        <w:t xml:space="preserve">s </w:t>
      </w:r>
      <w:r w:rsidR="00720207">
        <w:t xml:space="preserve">(CONT, HT) </w:t>
      </w:r>
      <w:r w:rsidRPr="00E67A80">
        <w:t xml:space="preserve">were characterized by extremely low </w:t>
      </w:r>
      <w:r w:rsidR="00720207">
        <w:t xml:space="preserve">understory </w:t>
      </w:r>
      <w:r w:rsidRPr="00E67A80">
        <w:t>ANPP, less than 20 g m</w:t>
      </w:r>
      <w:r w:rsidRPr="00E67A80">
        <w:rPr>
          <w:vertAlign w:val="superscript"/>
        </w:rPr>
        <w:t>-2</w:t>
      </w:r>
      <w:r w:rsidRPr="00E67A80">
        <w:t xml:space="preserve"> y</w:t>
      </w:r>
      <w:r w:rsidRPr="00E67A80">
        <w:rPr>
          <w:vertAlign w:val="superscript"/>
        </w:rPr>
        <w:t>-1</w:t>
      </w:r>
      <w:r w:rsidR="00720207">
        <w:t xml:space="preserve">, </w:t>
      </w:r>
      <w:r w:rsidRPr="00E67A80">
        <w:t xml:space="preserve">with most of the ANPP composed of </w:t>
      </w:r>
      <w:r w:rsidR="00FC17FD">
        <w:t xml:space="preserve">relatively </w:t>
      </w:r>
      <w:r w:rsidRPr="00E67A80">
        <w:t xml:space="preserve">shade-tolerant woody plants like </w:t>
      </w:r>
      <w:r w:rsidR="003A5A7F" w:rsidRPr="00E67A80">
        <w:t>greenbrier</w:t>
      </w:r>
      <w:r w:rsidRPr="00E67A80">
        <w:t>, poison ivy,</w:t>
      </w:r>
      <w:r w:rsidR="0093403D">
        <w:t xml:space="preserve"> and</w:t>
      </w:r>
      <w:r w:rsidRPr="00E67A80">
        <w:t xml:space="preserve"> </w:t>
      </w:r>
      <w:r w:rsidRPr="00E67A80">
        <w:rPr>
          <w:i/>
        </w:rPr>
        <w:t>Vitis</w:t>
      </w:r>
      <w:r w:rsidR="00D97E83">
        <w:t xml:space="preserve"> spp.</w:t>
      </w:r>
      <w:r w:rsidRPr="00E67A80">
        <w:t xml:space="preserve"> </w:t>
      </w:r>
      <w:r w:rsidR="003A5A7F">
        <w:t>L</w:t>
      </w:r>
      <w:r w:rsidRPr="00E67A80">
        <w:t xml:space="preserve">ow productivity in the non-burned forests </w:t>
      </w:r>
      <w:r w:rsidR="00EE09B4">
        <w:t>were</w:t>
      </w:r>
      <w:r w:rsidRPr="00E67A80">
        <w:t xml:space="preserve"> likely </w:t>
      </w:r>
      <w:r w:rsidR="003A5A7F">
        <w:t xml:space="preserve">due to </w:t>
      </w:r>
      <w:r w:rsidRPr="00E67A80">
        <w:t xml:space="preserve">low levels of light </w:t>
      </w:r>
      <w:r w:rsidR="00916873">
        <w:t xml:space="preserve">and the mulching effect of litter, </w:t>
      </w:r>
      <w:r w:rsidR="00FC17FD">
        <w:t>which inhibited</w:t>
      </w:r>
      <w:r w:rsidR="00FC17FD" w:rsidRPr="00E67A80">
        <w:t xml:space="preserve"> </w:t>
      </w:r>
      <w:r w:rsidR="00EE09B4">
        <w:t xml:space="preserve">the </w:t>
      </w:r>
      <w:r w:rsidRPr="00E67A80">
        <w:t xml:space="preserve">growth of </w:t>
      </w:r>
      <w:r w:rsidR="00720207">
        <w:t xml:space="preserve">grasses </w:t>
      </w:r>
      <w:r w:rsidRPr="00E67A80">
        <w:t xml:space="preserve">and shade-intolerant </w:t>
      </w:r>
      <w:r w:rsidRPr="00E67A80">
        <w:lastRenderedPageBreak/>
        <w:t>plants</w:t>
      </w:r>
      <w:r w:rsidR="00476F43">
        <w:t xml:space="preserve"> (</w:t>
      </w:r>
      <w:proofErr w:type="spellStart"/>
      <w:r w:rsidR="00476F43" w:rsidRPr="007C59B6">
        <w:t>Facelli</w:t>
      </w:r>
      <w:proofErr w:type="spellEnd"/>
      <w:r w:rsidR="00476F43" w:rsidRPr="007C59B6">
        <w:t xml:space="preserve"> </w:t>
      </w:r>
      <w:r w:rsidR="00476F43">
        <w:t xml:space="preserve">et al. </w:t>
      </w:r>
      <w:r w:rsidR="00476F43" w:rsidRPr="007C59B6">
        <w:t>1991</w:t>
      </w:r>
      <w:r w:rsidR="00476F43">
        <w:t xml:space="preserve">, </w:t>
      </w:r>
      <w:proofErr w:type="spellStart"/>
      <w:r w:rsidR="00476F43" w:rsidRPr="007C59B6">
        <w:t>Hiers</w:t>
      </w:r>
      <w:proofErr w:type="spellEnd"/>
      <w:r w:rsidR="00476F43" w:rsidRPr="007C59B6">
        <w:t xml:space="preserve"> </w:t>
      </w:r>
      <w:r w:rsidR="00476F43">
        <w:t xml:space="preserve">et al. </w:t>
      </w:r>
      <w:r w:rsidR="00476F43" w:rsidRPr="007C59B6">
        <w:t>2007</w:t>
      </w:r>
      <w:r w:rsidR="00476F43">
        <w:t>)</w:t>
      </w:r>
      <w:ins w:id="229" w:author="Author">
        <w:r w:rsidR="00823773">
          <w:t>,</w:t>
        </w:r>
      </w:ins>
      <w:del w:id="230" w:author="Author">
        <w:r w:rsidR="00476F43" w:rsidDel="00823773">
          <w:delText>,</w:delText>
        </w:r>
      </w:del>
      <w:r w:rsidRPr="00E67A80">
        <w:t xml:space="preserve"> which were the primary components of the </w:t>
      </w:r>
      <w:r w:rsidR="00720207">
        <w:t xml:space="preserve">understory for the </w:t>
      </w:r>
      <w:r w:rsidRPr="00E67A80">
        <w:t>burned treatments. Plants with C4 photosynthe</w:t>
      </w:r>
      <w:r w:rsidR="003C70FF">
        <w:t>tic pathways</w:t>
      </w:r>
      <w:r w:rsidRPr="00E67A80">
        <w:t xml:space="preserve"> are largely absent when solar radiation </w:t>
      </w:r>
      <w:r w:rsidR="00211801">
        <w:t xml:space="preserve">available to the understory </w:t>
      </w:r>
      <w:r w:rsidRPr="00E67A80">
        <w:t xml:space="preserve">is below 20% of total incident solar radiation (Pearcy 1990). </w:t>
      </w:r>
      <w:proofErr w:type="spellStart"/>
      <w:r w:rsidR="00720207" w:rsidRPr="00E67A80">
        <w:t>Feltrin</w:t>
      </w:r>
      <w:proofErr w:type="spellEnd"/>
      <w:r w:rsidR="00720207" w:rsidRPr="00E67A80">
        <w:t xml:space="preserve"> et al. (2016) found </w:t>
      </w:r>
      <w:r w:rsidR="00EE09B4">
        <w:t>that</w:t>
      </w:r>
      <w:r w:rsidR="00720207" w:rsidRPr="00E67A80">
        <w:t xml:space="preserve"> </w:t>
      </w:r>
      <w:r w:rsidR="00211801">
        <w:t xml:space="preserve">understory </w:t>
      </w:r>
      <w:r w:rsidR="00720207" w:rsidRPr="00E67A80">
        <w:t xml:space="preserve">light intensities </w:t>
      </w:r>
      <w:r w:rsidR="00EE09B4">
        <w:t xml:space="preserve">were </w:t>
      </w:r>
      <w:r w:rsidR="00720207">
        <w:t>approximately 30% of incoming</w:t>
      </w:r>
      <w:r w:rsidR="000E5311">
        <w:t xml:space="preserve"> solar radiation</w:t>
      </w:r>
      <w:r w:rsidR="00720207" w:rsidRPr="00E67A80">
        <w:t xml:space="preserve"> for the CONT</w:t>
      </w:r>
      <w:ins w:id="231" w:author="Author">
        <w:r w:rsidR="00435937">
          <w:t xml:space="preserve">, </w:t>
        </w:r>
      </w:ins>
      <w:del w:id="232" w:author="Author">
        <w:r w:rsidR="00720207" w:rsidRPr="00E67A80" w:rsidDel="00435937">
          <w:delText xml:space="preserve"> </w:delText>
        </w:r>
        <w:r w:rsidR="00720207" w:rsidDel="00435937">
          <w:delText>and</w:delText>
        </w:r>
        <w:r w:rsidR="00720207" w:rsidDel="00432BA1">
          <w:delText xml:space="preserve"> </w:delText>
        </w:r>
      </w:del>
      <w:r w:rsidR="00720207">
        <w:t>HT</w:t>
      </w:r>
      <w:ins w:id="233" w:author="Author">
        <w:r w:rsidR="00432BA1">
          <w:t>,</w:t>
        </w:r>
        <w:r w:rsidR="00435937">
          <w:t xml:space="preserve"> and RBB</w:t>
        </w:r>
      </w:ins>
      <w:r w:rsidR="00720207">
        <w:t xml:space="preserve"> </w:t>
      </w:r>
      <w:r w:rsidR="00720207" w:rsidRPr="00E67A80">
        <w:t>treatment</w:t>
      </w:r>
      <w:r w:rsidR="00720207">
        <w:t>s</w:t>
      </w:r>
      <w:ins w:id="234" w:author="Author">
        <w:r w:rsidR="00435937">
          <w:t xml:space="preserve">, but 60% for the HT4 </w:t>
        </w:r>
      </w:ins>
      <w:del w:id="235" w:author="Author">
        <w:r w:rsidR="00720207" w:rsidRPr="00E67A80" w:rsidDel="00435937">
          <w:delText>.</w:delText>
        </w:r>
      </w:del>
      <w:ins w:id="236" w:author="Author">
        <w:r w:rsidR="00435937">
          <w:t>treatment</w:t>
        </w:r>
        <w:r w:rsidR="00435937" w:rsidRPr="00E67A80">
          <w:t>.</w:t>
        </w:r>
        <w:r w:rsidR="00435937">
          <w:t xml:space="preserve"> Despite the different overstory and light conditions</w:t>
        </w:r>
        <w:r w:rsidR="00823773">
          <w:t>,</w:t>
        </w:r>
        <w:r w:rsidR="00435937">
          <w:t xml:space="preserve"> both HT4 and RRB ha</w:t>
        </w:r>
        <w:del w:id="237" w:author="Author">
          <w:r w:rsidR="00435937" w:rsidDel="00432BA1">
            <w:delText>ve</w:delText>
          </w:r>
        </w:del>
        <w:r w:rsidR="00432BA1">
          <w:t>d</w:t>
        </w:r>
        <w:r w:rsidR="00435937">
          <w:t xml:space="preserve"> much greater ANPP and proportion of herbaceous than the non-burned forests indicating greater potential forage for deer or other wildlife species. </w:t>
        </w:r>
        <w:r w:rsidR="00141FCE">
          <w:t xml:space="preserve">While we only present </w:t>
        </w:r>
        <w:r w:rsidR="009567E0">
          <w:t xml:space="preserve">biomass </w:t>
        </w:r>
        <w:r w:rsidR="00141FCE">
          <w:t xml:space="preserve">data from the end of the growing season, monthly measurements of percent cover found similar </w:t>
        </w:r>
        <w:r w:rsidR="009567E0">
          <w:t xml:space="preserve">rankings among functional groups throughout the year with the exception of a small component of spring ephemeral forbs which represented 2-6% of cover during spring (Supplementary Figure 1). </w:t>
        </w:r>
      </w:ins>
    </w:p>
    <w:p w14:paraId="16090205" w14:textId="75476E61" w:rsidR="00324922" w:rsidDel="00435937" w:rsidRDefault="00F17796" w:rsidP="00E67A80">
      <w:pPr>
        <w:spacing w:line="480" w:lineRule="auto"/>
        <w:rPr>
          <w:del w:id="238" w:author="Author"/>
        </w:rPr>
      </w:pPr>
      <w:del w:id="239" w:author="Author">
        <w:r w:rsidRPr="00E67A80" w:rsidDel="00435937">
          <w:delText xml:space="preserve">The </w:delText>
        </w:r>
        <w:r w:rsidR="00720207" w:rsidDel="00435937">
          <w:delText xml:space="preserve">understory </w:delText>
        </w:r>
        <w:r w:rsidRPr="00E67A80" w:rsidDel="00435937">
          <w:delText xml:space="preserve">ANPP of the burned forests </w:delText>
        </w:r>
        <w:r w:rsidR="001F679D" w:rsidDel="00435937">
          <w:delText>was</w:delText>
        </w:r>
        <w:r w:rsidR="001F679D" w:rsidRPr="00E67A80" w:rsidDel="00435937">
          <w:delText xml:space="preserve"> </w:delText>
        </w:r>
        <w:r w:rsidRPr="00E67A80" w:rsidDel="00435937">
          <w:delText xml:space="preserve">intermediate between the non-burned forests and </w:delText>
        </w:r>
        <w:r w:rsidR="001F679D" w:rsidDel="00435937">
          <w:delText xml:space="preserve">frequently burned </w:delText>
        </w:r>
        <w:r w:rsidRPr="00E67A80" w:rsidDel="00435937">
          <w:delText>savannas</w:delText>
        </w:r>
        <w:r w:rsidR="001F679D" w:rsidDel="00435937">
          <w:delText xml:space="preserve">, had </w:delText>
        </w:r>
        <w:r w:rsidR="00720207" w:rsidDel="00435937">
          <w:delText xml:space="preserve">fairly equal proportions of </w:delText>
        </w:r>
        <w:r w:rsidR="001F679D" w:rsidDel="00435937">
          <w:delText xml:space="preserve">woody and herbaceous ANPP, and contained </w:delText>
        </w:r>
        <w:r w:rsidR="008568B9" w:rsidDel="00435937">
          <w:delText xml:space="preserve">large amounts of </w:delText>
        </w:r>
        <w:r w:rsidR="001F679D" w:rsidDel="00435937">
          <w:delText>grasses</w:delText>
        </w:r>
        <w:r w:rsidRPr="00E67A80" w:rsidDel="00435937">
          <w:delText xml:space="preserve">. </w:delText>
        </w:r>
        <w:r w:rsidR="001F679D" w:rsidDel="00435937">
          <w:delText>T</w:delText>
        </w:r>
        <w:r w:rsidRPr="00E67A80" w:rsidDel="00435937">
          <w:delText xml:space="preserve">he understory light conditions of the burned </w:delText>
        </w:r>
        <w:r w:rsidR="001F679D" w:rsidDel="00435937">
          <w:delText xml:space="preserve">RRB </w:delText>
        </w:r>
        <w:r w:rsidRPr="00E67A80" w:rsidDel="00435937">
          <w:delText>treatment</w:delText>
        </w:r>
        <w:r w:rsidR="001F679D" w:rsidDel="00435937">
          <w:delText xml:space="preserve"> was</w:delText>
        </w:r>
        <w:r w:rsidRPr="00E67A80" w:rsidDel="00435937">
          <w:delText xml:space="preserve"> similar to non-burned forests </w:delText>
        </w:r>
        <w:r w:rsidR="001F679D" w:rsidDel="00435937">
          <w:delText>while</w:delText>
        </w:r>
        <w:r w:rsidR="001F679D" w:rsidRPr="00E67A80" w:rsidDel="00435937">
          <w:delText xml:space="preserve"> </w:delText>
        </w:r>
        <w:r w:rsidRPr="00E67A80" w:rsidDel="00435937">
          <w:delText xml:space="preserve">the HT4 </w:delText>
        </w:r>
        <w:r w:rsidR="00324922" w:rsidDel="00435937">
          <w:delText xml:space="preserve">treatment </w:delText>
        </w:r>
        <w:r w:rsidR="001F679D" w:rsidDel="00435937">
          <w:delText>had approximately 60% of light reaching the understory (Feltrin et al. 2016).  The increased ANPP in the burned forest treatments under both low and moderate light availability</w:delText>
        </w:r>
        <w:r w:rsidRPr="00E67A80" w:rsidDel="00435937">
          <w:delText xml:space="preserve"> indicates that </w:delText>
        </w:r>
        <w:r w:rsidR="001F679D" w:rsidDel="00435937">
          <w:delText xml:space="preserve">the </w:delText>
        </w:r>
        <w:r w:rsidRPr="00E67A80" w:rsidDel="00435937">
          <w:delText xml:space="preserve">fire </w:delText>
        </w:r>
        <w:r w:rsidR="001F679D" w:rsidDel="00435937">
          <w:delText xml:space="preserve">had positive effects beyond its </w:delText>
        </w:r>
        <w:r w:rsidR="008568B9" w:rsidDel="00435937">
          <w:delText xml:space="preserve">effects on overstory canopy development and </w:delText>
        </w:r>
        <w:r w:rsidR="001F679D" w:rsidDel="00435937">
          <w:delText>understory</w:delText>
        </w:r>
        <w:r w:rsidRPr="00E67A80" w:rsidDel="00435937">
          <w:delText xml:space="preserve"> light availability</w:delText>
        </w:r>
        <w:r w:rsidR="00324922" w:rsidDel="00435937">
          <w:delText xml:space="preserve">. </w:delText>
        </w:r>
      </w:del>
    </w:p>
    <w:p w14:paraId="18C73AF6" w14:textId="77777777" w:rsidR="00324922" w:rsidRPr="00E67A80" w:rsidRDefault="00324922" w:rsidP="00E67A80">
      <w:pPr>
        <w:spacing w:line="480" w:lineRule="auto"/>
      </w:pPr>
    </w:p>
    <w:p w14:paraId="61EBA5DA" w14:textId="3C8C3254" w:rsidR="00F17796" w:rsidRPr="00E67A80" w:rsidDel="00435937" w:rsidRDefault="00324922" w:rsidP="00324922">
      <w:pPr>
        <w:spacing w:line="480" w:lineRule="auto"/>
        <w:rPr>
          <w:del w:id="240" w:author="Author"/>
        </w:rPr>
      </w:pPr>
      <w:r>
        <w:tab/>
        <w:t>In addition to overstory cover, litter from leaves and dead herbaceous plants also reduce</w:t>
      </w:r>
      <w:r w:rsidR="008568B9" w:rsidRPr="00E67A80">
        <w:t xml:space="preserve"> understory ANPP (</w:t>
      </w:r>
      <w:proofErr w:type="spellStart"/>
      <w:r w:rsidR="008568B9" w:rsidRPr="00E67A80">
        <w:t>Hiers</w:t>
      </w:r>
      <w:proofErr w:type="spellEnd"/>
      <w:r w:rsidR="008568B9" w:rsidRPr="00E67A80">
        <w:t xml:space="preserve"> et al. 2007).</w:t>
      </w:r>
      <w:r>
        <w:t xml:space="preserve"> F</w:t>
      </w:r>
      <w:r w:rsidRPr="00E67A80">
        <w:t>ire remov</w:t>
      </w:r>
      <w:r>
        <w:t>es</w:t>
      </w:r>
      <w:r w:rsidRPr="00E67A80">
        <w:t xml:space="preserve"> the litter layer allowing for improved germination and sprouting</w:t>
      </w:r>
      <w:r>
        <w:t xml:space="preserve"> of understory vegetation</w:t>
      </w:r>
      <w:ins w:id="241" w:author="Author">
        <w:r w:rsidR="00371B76">
          <w:t>,</w:t>
        </w:r>
      </w:ins>
      <w:r>
        <w:t xml:space="preserve"> and increases</w:t>
      </w:r>
      <w:r w:rsidRPr="00E67A80">
        <w:t xml:space="preserve"> light availability at the soil surface (</w:t>
      </w:r>
      <w:proofErr w:type="spellStart"/>
      <w:r w:rsidRPr="00E67A80">
        <w:t>Sydes</w:t>
      </w:r>
      <w:proofErr w:type="spellEnd"/>
      <w:r w:rsidRPr="00E67A80">
        <w:t xml:space="preserve"> </w:t>
      </w:r>
      <w:r w:rsidR="00741546">
        <w:t>and Grime</w:t>
      </w:r>
      <w:r w:rsidRPr="00E67A80">
        <w:t xml:space="preserve">. 1981, </w:t>
      </w:r>
      <w:proofErr w:type="spellStart"/>
      <w:r w:rsidRPr="00E67A80">
        <w:t>Facelli</w:t>
      </w:r>
      <w:proofErr w:type="spellEnd"/>
      <w:r w:rsidRPr="00E67A80">
        <w:t xml:space="preserve"> et al. 1991).</w:t>
      </w:r>
      <w:r w:rsidR="008568B9" w:rsidRPr="00E67A80">
        <w:t xml:space="preserve"> </w:t>
      </w:r>
      <w:r w:rsidR="008568B9">
        <w:t>Removal of the litter layer likely contributed to</w:t>
      </w:r>
      <w:r w:rsidR="00720207">
        <w:t xml:space="preserve"> </w:t>
      </w:r>
      <w:r w:rsidR="008568B9">
        <w:t>greater ANPP in the HT2 treatment in 2019 (</w:t>
      </w:r>
      <w:r>
        <w:t xml:space="preserve">first </w:t>
      </w:r>
      <w:r w:rsidR="008568B9">
        <w:t xml:space="preserve">growing season after fire; 7% litter cover) </w:t>
      </w:r>
      <w:r w:rsidR="00720207">
        <w:t xml:space="preserve">compared to </w:t>
      </w:r>
      <w:r w:rsidR="008568B9">
        <w:t>2020 (second growing season after fire; 43% litter cover).</w:t>
      </w:r>
      <w:r>
        <w:t xml:space="preserve"> Further supporting the effects of </w:t>
      </w:r>
      <w:del w:id="242" w:author="Author">
        <w:r w:rsidDel="00661733">
          <w:delText xml:space="preserve">herbaceous </w:delText>
        </w:r>
      </w:del>
      <w:r>
        <w:t xml:space="preserve">litter reducing </w:t>
      </w:r>
      <w:ins w:id="243" w:author="Author">
        <w:r w:rsidR="00661733">
          <w:t xml:space="preserve">herbaceous </w:t>
        </w:r>
      </w:ins>
      <w:r>
        <w:t>ANPP,</w:t>
      </w:r>
      <w:r w:rsidR="008568B9" w:rsidRPr="00E67A80">
        <w:t xml:space="preserve"> </w:t>
      </w:r>
      <w:r w:rsidR="00F17796" w:rsidRPr="00E67A80">
        <w:t>Hulbert (1969)</w:t>
      </w:r>
      <w:r w:rsidR="00476F43">
        <w:t xml:space="preserve"> and Knapp (1984)</w:t>
      </w:r>
      <w:r w:rsidR="00F17796" w:rsidRPr="00E67A80">
        <w:t xml:space="preserve"> found that reducing </w:t>
      </w:r>
      <w:ins w:id="244" w:author="Author">
        <w:r w:rsidR="00371B76">
          <w:t xml:space="preserve">grass </w:t>
        </w:r>
      </w:ins>
      <w:r w:rsidR="00F17796" w:rsidRPr="00E67A80">
        <w:t>litter increased C4 grass</w:t>
      </w:r>
      <w:del w:id="245" w:author="Author">
        <w:r w:rsidR="00F17796" w:rsidRPr="00E67A80" w:rsidDel="00661733">
          <w:delText>es</w:delText>
        </w:r>
      </w:del>
      <w:r w:rsidR="00F17796" w:rsidRPr="00E67A80">
        <w:t xml:space="preserve"> </w:t>
      </w:r>
      <w:r w:rsidR="00476F43">
        <w:t>productivity</w:t>
      </w:r>
      <w:ins w:id="246" w:author="Author">
        <w:r w:rsidR="00371B76">
          <w:t xml:space="preserve"> in tallgrass prairie</w:t>
        </w:r>
      </w:ins>
      <w:r w:rsidR="00F17796" w:rsidRPr="00E67A80">
        <w:t>.</w:t>
      </w:r>
      <w:ins w:id="247" w:author="Author">
        <w:r w:rsidR="00371B76">
          <w:t xml:space="preserve"> Other research indicates that moderate amounts of litter can increase herbaceous productivity, but declines as litter increases further</w:t>
        </w:r>
        <w:del w:id="248" w:author="Author">
          <w:r w:rsidR="00371B76" w:rsidDel="00661733">
            <w:delText>.</w:delText>
          </w:r>
        </w:del>
        <w:r w:rsidR="00371B76">
          <w:t xml:space="preserve"> (</w:t>
        </w:r>
        <w:proofErr w:type="spellStart"/>
        <w:r w:rsidR="00371B76">
          <w:t>Hilger</w:t>
        </w:r>
        <w:proofErr w:type="spellEnd"/>
        <w:r w:rsidR="00371B76">
          <w:t xml:space="preserve"> and Lamb 2017).</w:t>
        </w:r>
      </w:ins>
      <w:r w:rsidR="00F17796" w:rsidRPr="00E67A80">
        <w:t xml:space="preserve"> </w:t>
      </w:r>
      <w:r>
        <w:t>Another potential explanation for increased productivity after b</w:t>
      </w:r>
      <w:r w:rsidR="00F17796" w:rsidRPr="00E67A80">
        <w:t>urning</w:t>
      </w:r>
      <w:r>
        <w:t xml:space="preserve"> is</w:t>
      </w:r>
      <w:del w:id="249" w:author="Author">
        <w:r w:rsidDel="00371B76">
          <w:delText xml:space="preserve"> that</w:delText>
        </w:r>
      </w:del>
      <w:r>
        <w:t xml:space="preserve"> </w:t>
      </w:r>
      <w:ins w:id="250" w:author="Author">
        <w:r w:rsidR="00661733">
          <w:lastRenderedPageBreak/>
          <w:t xml:space="preserve">that </w:t>
        </w:r>
      </w:ins>
      <w:r>
        <w:t xml:space="preserve">fire </w:t>
      </w:r>
      <w:r w:rsidR="00F17796" w:rsidRPr="00E67A80">
        <w:t>also mineralizes nutrients from the litter layer</w:t>
      </w:r>
      <w:ins w:id="251" w:author="Author">
        <w:del w:id="252" w:author="Author">
          <w:r w:rsidR="00371B76" w:rsidDel="00661733">
            <w:delText>,</w:delText>
          </w:r>
        </w:del>
      </w:ins>
      <w:r w:rsidR="00F17796" w:rsidRPr="00E67A80">
        <w:t xml:space="preserve"> and makes them </w:t>
      </w:r>
      <w:r w:rsidR="00284A9C">
        <w:t>available for</w:t>
      </w:r>
      <w:r w:rsidR="00F17796" w:rsidRPr="00E67A80">
        <w:t xml:space="preserve"> plant</w:t>
      </w:r>
      <w:r w:rsidR="00476F43">
        <w:t xml:space="preserve"> uptake</w:t>
      </w:r>
      <w:r w:rsidR="00FB20CE">
        <w:t xml:space="preserve"> </w:t>
      </w:r>
      <w:r w:rsidR="00F17796" w:rsidRPr="00E67A80">
        <w:t>(</w:t>
      </w:r>
      <w:del w:id="253" w:author="Author">
        <w:r w:rsidR="00A50C9F" w:rsidDel="00371B76">
          <w:delText xml:space="preserve">e.g., </w:delText>
        </w:r>
      </w:del>
      <w:r w:rsidR="00F17796" w:rsidRPr="00E67A80">
        <w:t>Curtis et al. 1977).</w:t>
      </w:r>
      <w:ins w:id="254" w:author="Author">
        <w:r w:rsidR="00371B76">
          <w:t xml:space="preserve"> However, on a longer timescale, removal of the litter layer through fire may reduce plant available C and N with frequent (annual or biannual) burn intervals (Carter and Foster 2004, Wagle 2018).</w:t>
        </w:r>
      </w:ins>
      <w:r w:rsidR="00F17796" w:rsidRPr="00E67A80">
        <w:t xml:space="preserve"> Given the burn </w:t>
      </w:r>
      <w:ins w:id="255" w:author="Author">
        <w:r w:rsidR="00371B76">
          <w:t>intervals</w:t>
        </w:r>
      </w:ins>
      <w:del w:id="256" w:author="Author">
        <w:r w:rsidR="00F17796" w:rsidRPr="00E67A80" w:rsidDel="00371B76">
          <w:delText>rotations</w:delText>
        </w:r>
      </w:del>
      <w:r w:rsidR="00F17796" w:rsidRPr="00E67A80">
        <w:t xml:space="preserve"> at the study site, </w:t>
      </w:r>
      <w:r w:rsidR="00110466">
        <w:t xml:space="preserve">the effect of time since burning </w:t>
      </w:r>
      <w:r w:rsidR="00F17796" w:rsidRPr="00E67A80">
        <w:t xml:space="preserve">could only be studied in the HT2 treatment in 2019 and 2020. </w:t>
      </w:r>
      <w:del w:id="257" w:author="Author">
        <w:r w:rsidDel="00435937">
          <w:delText>However</w:delText>
        </w:r>
      </w:del>
      <w:ins w:id="258" w:author="Author">
        <w:r w:rsidR="00435937">
          <w:t>However,</w:t>
        </w:r>
      </w:ins>
      <w:r>
        <w:t xml:space="preserve"> w</w:t>
      </w:r>
      <w:r w:rsidR="00F17796" w:rsidRPr="00E67A80">
        <w:t>hen analyzed using ~30 years of data, Adhikari et al</w:t>
      </w:r>
      <w:r w:rsidR="00FD219F">
        <w:t>. (2021</w:t>
      </w:r>
      <w:r w:rsidR="00FF7655">
        <w:t>a</w:t>
      </w:r>
      <w:r w:rsidR="00FD219F">
        <w:t>)</w:t>
      </w:r>
      <w:r w:rsidR="00F17796" w:rsidRPr="00E67A80">
        <w:t xml:space="preserve"> found that herbaceous understory</w:t>
      </w:r>
      <w:r w:rsidR="00FB20CE">
        <w:t xml:space="preserve"> </w:t>
      </w:r>
      <w:r w:rsidR="00F17796" w:rsidRPr="00E67A80">
        <w:t xml:space="preserve">ANPP was </w:t>
      </w:r>
      <w:r w:rsidR="00A50C9F">
        <w:t xml:space="preserve">generally </w:t>
      </w:r>
      <w:r w:rsidR="00F17796" w:rsidRPr="00E67A80">
        <w:t xml:space="preserve">greatest </w:t>
      </w:r>
      <w:r w:rsidR="007E4D19">
        <w:t xml:space="preserve">during </w:t>
      </w:r>
      <w:r w:rsidR="00F17796" w:rsidRPr="00E67A80">
        <w:t xml:space="preserve">the </w:t>
      </w:r>
      <w:r w:rsidR="00FD219F">
        <w:t>growing season</w:t>
      </w:r>
      <w:r w:rsidR="00FD219F" w:rsidRPr="00E67A80">
        <w:t xml:space="preserve"> </w:t>
      </w:r>
      <w:r w:rsidR="00F17796" w:rsidRPr="00E67A80">
        <w:t xml:space="preserve">after burning. </w:t>
      </w:r>
      <w:r w:rsidR="00F17796" w:rsidRPr="00E67A80">
        <w:tab/>
        <w:t xml:space="preserve"> </w:t>
      </w:r>
    </w:p>
    <w:p w14:paraId="3732B541" w14:textId="2CA4CE4A" w:rsidR="00586F9E" w:rsidDel="00435937" w:rsidRDefault="00F17796" w:rsidP="00E67A80">
      <w:pPr>
        <w:spacing w:line="480" w:lineRule="auto"/>
        <w:rPr>
          <w:del w:id="259" w:author="Author"/>
          <w:b/>
        </w:rPr>
      </w:pPr>
      <w:del w:id="260" w:author="Author">
        <w:r w:rsidRPr="00E67A80" w:rsidDel="00435937">
          <w:tab/>
        </w:r>
      </w:del>
    </w:p>
    <w:p w14:paraId="0BDC1C82" w14:textId="1E2814AB" w:rsidR="00F17796" w:rsidRPr="00717CC4" w:rsidDel="00435937" w:rsidRDefault="00717CC4" w:rsidP="00E67A80">
      <w:pPr>
        <w:spacing w:line="480" w:lineRule="auto"/>
        <w:rPr>
          <w:del w:id="261" w:author="Author"/>
          <w:i/>
        </w:rPr>
      </w:pPr>
      <w:del w:id="262" w:author="Author">
        <w:r w:rsidRPr="00717CC4" w:rsidDel="00435937">
          <w:rPr>
            <w:i/>
          </w:rPr>
          <w:delText xml:space="preserve">4.2 </w:delText>
        </w:r>
        <w:r w:rsidR="00F17796" w:rsidRPr="00717CC4" w:rsidDel="00435937">
          <w:rPr>
            <w:i/>
          </w:rPr>
          <w:delText xml:space="preserve">Vegetation </w:delText>
        </w:r>
        <w:r w:rsidDel="00435937">
          <w:rPr>
            <w:i/>
          </w:rPr>
          <w:delText>p</w:delText>
        </w:r>
        <w:r w:rsidR="00F17796" w:rsidRPr="00717CC4" w:rsidDel="00435937">
          <w:rPr>
            <w:i/>
          </w:rPr>
          <w:delText xml:space="preserve">ercent </w:delText>
        </w:r>
        <w:r w:rsidDel="00435937">
          <w:rPr>
            <w:i/>
          </w:rPr>
          <w:delText>c</w:delText>
        </w:r>
        <w:r w:rsidR="00F17796" w:rsidRPr="00717CC4" w:rsidDel="00435937">
          <w:rPr>
            <w:i/>
          </w:rPr>
          <w:delText xml:space="preserve">over </w:delText>
        </w:r>
      </w:del>
    </w:p>
    <w:p w14:paraId="714CFB82" w14:textId="5D179524" w:rsidR="00F17796" w:rsidRPr="00221DEA" w:rsidDel="00435937" w:rsidRDefault="00F17796" w:rsidP="00E67A80">
      <w:pPr>
        <w:spacing w:line="480" w:lineRule="auto"/>
        <w:rPr>
          <w:del w:id="263" w:author="Author"/>
        </w:rPr>
      </w:pPr>
      <w:del w:id="264" w:author="Author">
        <w:r w:rsidRPr="00E67A80" w:rsidDel="00435937">
          <w:tab/>
        </w:r>
        <w:r w:rsidR="00D97E83" w:rsidDel="00435937">
          <w:delText>Our second objective was to c</w:delText>
        </w:r>
        <w:r w:rsidR="00D97E83" w:rsidRPr="00E67A80" w:rsidDel="00435937">
          <w:delText>ompare changes in the understory vegetation community</w:delText>
        </w:r>
        <w:r w:rsidR="001D523C" w:rsidDel="00435937">
          <w:delText xml:space="preserve"> among the treatments</w:delText>
        </w:r>
        <w:r w:rsidR="00D97E83" w:rsidRPr="00E67A80" w:rsidDel="00435937">
          <w:delText xml:space="preserve"> throughout the growing season</w:delText>
        </w:r>
        <w:r w:rsidR="00D97E83" w:rsidDel="00435937">
          <w:delText>.</w:delText>
        </w:r>
        <w:r w:rsidR="00D97E83" w:rsidRPr="00E67A80" w:rsidDel="00435937">
          <w:delText xml:space="preserve"> </w:delText>
        </w:r>
        <w:r w:rsidRPr="00E67A80" w:rsidDel="00435937">
          <w:delText xml:space="preserve">The percent vegetation cover at the end of </w:delText>
        </w:r>
        <w:r w:rsidR="00FC5C95" w:rsidDel="00435937">
          <w:delText xml:space="preserve">the </w:delText>
        </w:r>
        <w:r w:rsidRPr="00E67A80" w:rsidDel="00435937">
          <w:delText xml:space="preserve">growing season </w:delText>
        </w:r>
        <w:r w:rsidR="001D523C" w:rsidDel="00435937">
          <w:delText xml:space="preserve">was generally </w:delText>
        </w:r>
        <w:r w:rsidRPr="00E67A80" w:rsidDel="00435937">
          <w:delText>similar to the clip plot data used for ANPP sampling</w:delText>
        </w:r>
        <w:r w:rsidR="00815523" w:rsidDel="00435937">
          <w:delText xml:space="preserve">. </w:delText>
        </w:r>
        <w:r w:rsidR="00476F43" w:rsidDel="00435937">
          <w:delText>As with ANPP, t</w:delText>
        </w:r>
        <w:r w:rsidR="00815523" w:rsidDel="00435937">
          <w:delText>he vegetation cover was</w:delText>
        </w:r>
        <w:r w:rsidRPr="00E67A80" w:rsidDel="00435937">
          <w:delText xml:space="preserve"> related to fire frequency, time since fire, and overstory characteristics. </w:delText>
        </w:r>
        <w:r w:rsidR="00C0577E" w:rsidDel="00435937">
          <w:delText>Most functional groups reached peak cover near the end of the growing season. The exception was f</w:delText>
        </w:r>
        <w:r w:rsidRPr="00E67A80" w:rsidDel="00435937">
          <w:delText>orb</w:delText>
        </w:r>
        <w:r w:rsidR="00C0577E" w:rsidDel="00435937">
          <w:delText>s</w:delText>
        </w:r>
        <w:r w:rsidRPr="00E67A80" w:rsidDel="00435937">
          <w:delText xml:space="preserve"> </w:delText>
        </w:r>
        <w:r w:rsidR="00C0577E" w:rsidDel="00435937">
          <w:delText>which</w:delText>
        </w:r>
        <w:r w:rsidR="00C0577E" w:rsidRPr="00E67A80" w:rsidDel="00435937">
          <w:delText xml:space="preserve"> </w:delText>
        </w:r>
        <w:r w:rsidR="00EE1A27" w:rsidDel="00435937">
          <w:delText>were</w:delText>
        </w:r>
        <w:r w:rsidR="00EE1A27" w:rsidRPr="00E67A80" w:rsidDel="00435937">
          <w:delText xml:space="preserve"> </w:delText>
        </w:r>
        <w:r w:rsidRPr="00E67A80" w:rsidDel="00435937">
          <w:delText>greater in the early spring for both sampled years in most treatments. This was likely a result of spring ephemeral plants</w:delText>
        </w:r>
        <w:r w:rsidR="00221DEA" w:rsidDel="00435937">
          <w:delText>,</w:delText>
        </w:r>
        <w:r w:rsidRPr="00E67A80" w:rsidDel="00435937">
          <w:delText xml:space="preserve"> which were mostly forbs</w:delText>
        </w:r>
        <w:r w:rsidR="00221DEA" w:rsidDel="00435937">
          <w:delText>,</w:delText>
        </w:r>
        <w:r w:rsidRPr="00E67A80" w:rsidDel="00435937">
          <w:delText xml:space="preserve"> growing and completing their life cycle early</w:delText>
        </w:r>
        <w:r w:rsidR="00AF42E4" w:rsidDel="00435937">
          <w:delText>-mid</w:delText>
        </w:r>
        <w:r w:rsidRPr="00E67A80" w:rsidDel="00435937">
          <w:delText xml:space="preserve"> growing season. This response was noted across most treatments, including the forested treatments, likely indicates that </w:delText>
        </w:r>
        <w:r w:rsidR="00F80DF9" w:rsidDel="00435937">
          <w:delText xml:space="preserve">the </w:delText>
        </w:r>
        <w:r w:rsidRPr="00E67A80" w:rsidDel="00435937">
          <w:delText>spring ephemeral trait is an adaptation</w:delText>
        </w:r>
        <w:r w:rsidR="00F747BD" w:rsidRPr="00F747BD" w:rsidDel="00435937">
          <w:delText xml:space="preserve"> </w:delText>
        </w:r>
        <w:r w:rsidR="00211801" w:rsidDel="00435937">
          <w:delText xml:space="preserve">to </w:delText>
        </w:r>
        <w:r w:rsidR="00924D3C" w:rsidDel="00435937">
          <w:delText>take advantage of greater resource availablity</w:delText>
        </w:r>
        <w:r w:rsidR="00F747BD" w:rsidRPr="00E67A80" w:rsidDel="00435937">
          <w:delText xml:space="preserve"> before trees fully leaf-out </w:delText>
        </w:r>
        <w:r w:rsidRPr="00E67A80" w:rsidDel="00435937">
          <w:delText xml:space="preserve">(Sunmonu et al. 2013). While representing a relatively </w:delText>
        </w:r>
        <w:r w:rsidRPr="00E67A80" w:rsidDel="00435937">
          <w:rPr>
            <w:color w:val="000000" w:themeColor="text1"/>
          </w:rPr>
          <w:delText xml:space="preserve">small cover area of 2-6 %, </w:delText>
        </w:r>
        <w:r w:rsidR="006C7229" w:rsidDel="00435937">
          <w:delText>s</w:delText>
        </w:r>
        <w:r w:rsidRPr="00E67A80" w:rsidDel="00435937">
          <w:rPr>
            <w:color w:val="000000" w:themeColor="text1"/>
          </w:rPr>
          <w:delText>pring ephemerals</w:delText>
        </w:r>
        <w:r w:rsidR="006C7229" w:rsidDel="00435937">
          <w:rPr>
            <w:color w:val="000000" w:themeColor="text1"/>
          </w:rPr>
          <w:delText xml:space="preserve"> </w:delText>
        </w:r>
        <w:r w:rsidRPr="00E67A80" w:rsidDel="00435937">
          <w:rPr>
            <w:color w:val="000000" w:themeColor="text1"/>
          </w:rPr>
          <w:delText xml:space="preserve">are some of the first plants to appear in the growing season when animals are often nutritionally stressed by low forage quantity (Augustine 1996, Knight et al. 2009). </w:delText>
        </w:r>
        <w:r w:rsidR="00142FB6" w:rsidDel="00435937">
          <w:rPr>
            <w:color w:val="000000" w:themeColor="text1"/>
          </w:rPr>
          <w:delText>T</w:delText>
        </w:r>
        <w:r w:rsidR="00EE1A27" w:rsidDel="00435937">
          <w:rPr>
            <w:color w:val="000000" w:themeColor="text1"/>
          </w:rPr>
          <w:delText xml:space="preserve">he temporal pattern of </w:delText>
        </w:r>
        <w:r w:rsidRPr="00E67A80" w:rsidDel="00435937">
          <w:rPr>
            <w:color w:val="000000" w:themeColor="text1"/>
          </w:rPr>
          <w:delText xml:space="preserve">forb cover </w:delText>
        </w:r>
        <w:r w:rsidR="00EE1A27" w:rsidDel="00435937">
          <w:rPr>
            <w:color w:val="000000" w:themeColor="text1"/>
          </w:rPr>
          <w:delText xml:space="preserve">was different </w:delText>
        </w:r>
        <w:r w:rsidRPr="00E67A80" w:rsidDel="00435937">
          <w:rPr>
            <w:color w:val="000000" w:themeColor="text1"/>
          </w:rPr>
          <w:delText xml:space="preserve">in the RRB treatment than </w:delText>
        </w:r>
        <w:r w:rsidR="00F80DF9" w:rsidDel="00435937">
          <w:rPr>
            <w:color w:val="000000" w:themeColor="text1"/>
          </w:rPr>
          <w:delText xml:space="preserve">in </w:delText>
        </w:r>
        <w:r w:rsidRPr="00E67A80" w:rsidDel="00435937">
          <w:rPr>
            <w:color w:val="000000" w:themeColor="text1"/>
          </w:rPr>
          <w:delText>all other treatments and was likely a result of a different species composition. Parlin’s pussytoes (</w:delText>
        </w:r>
        <w:r w:rsidRPr="00E67A80" w:rsidDel="00435937">
          <w:rPr>
            <w:i/>
            <w:color w:val="000000" w:themeColor="text1"/>
            <w:shd w:val="clear" w:color="auto" w:fill="FFFFFF"/>
          </w:rPr>
          <w:delText>Antennaria parlini</w:delText>
        </w:r>
        <w:r w:rsidRPr="00E67A80" w:rsidDel="00435937">
          <w:rPr>
            <w:color w:val="000000" w:themeColor="text1"/>
            <w:shd w:val="clear" w:color="auto" w:fill="FFFFFF"/>
          </w:rPr>
          <w:delText>),</w:delText>
        </w:r>
        <w:r w:rsidRPr="00E67A80" w:rsidDel="00435937">
          <w:rPr>
            <w:color w:val="000000" w:themeColor="text1"/>
          </w:rPr>
          <w:delText xml:space="preserve"> a shade-tolerant, short-statured forb, was most abundant in the RRB treatment and </w:delText>
        </w:r>
        <w:r w:rsidR="00AF42E4" w:rsidDel="00435937">
          <w:rPr>
            <w:color w:val="000000" w:themeColor="text1"/>
          </w:rPr>
          <w:delText>does</w:delText>
        </w:r>
        <w:r w:rsidR="00AF42E4" w:rsidRPr="00E67A80" w:rsidDel="00435937">
          <w:rPr>
            <w:color w:val="000000" w:themeColor="text1"/>
          </w:rPr>
          <w:delText xml:space="preserve"> </w:delText>
        </w:r>
        <w:r w:rsidRPr="00E67A80" w:rsidDel="00435937">
          <w:rPr>
            <w:color w:val="000000" w:themeColor="text1"/>
          </w:rPr>
          <w:delText>not have a spring ephemeral growth strategy.</w:delText>
        </w:r>
      </w:del>
    </w:p>
    <w:p w14:paraId="31599EE4" w14:textId="340AE110" w:rsidR="00F17796" w:rsidRPr="00E67A80" w:rsidDel="00435937" w:rsidRDefault="00F17796" w:rsidP="00E67A80">
      <w:pPr>
        <w:spacing w:line="480" w:lineRule="auto"/>
        <w:rPr>
          <w:del w:id="265" w:author="Author"/>
        </w:rPr>
      </w:pPr>
      <w:del w:id="266" w:author="Author">
        <w:r w:rsidRPr="00E67A80" w:rsidDel="00435937">
          <w:rPr>
            <w:color w:val="000000" w:themeColor="text1"/>
          </w:rPr>
          <w:tab/>
        </w:r>
        <w:r w:rsidR="00221DEA" w:rsidRPr="00E67A80" w:rsidDel="00435937">
          <w:delText xml:space="preserve">ANPP is a better estimator of forage productivity </w:delText>
        </w:r>
        <w:r w:rsidR="00831040" w:rsidDel="00435937">
          <w:delText>compared to Daubenmire sampling because</w:delText>
        </w:r>
        <w:r w:rsidR="00221DEA" w:rsidRPr="00E67A80" w:rsidDel="00435937">
          <w:delText xml:space="preserve"> animals consume plants based on </w:delText>
        </w:r>
        <w:r w:rsidR="002D158D" w:rsidDel="00435937">
          <w:delText xml:space="preserve">palatability, </w:delText>
        </w:r>
        <w:r w:rsidR="00221DEA" w:rsidRPr="00E67A80" w:rsidDel="00435937">
          <w:delText>mass</w:delText>
        </w:r>
        <w:r w:rsidR="002D158D" w:rsidDel="00435937">
          <w:delText>,</w:delText>
        </w:r>
        <w:r w:rsidR="00221DEA" w:rsidRPr="00E67A80" w:rsidDel="00435937">
          <w:delText xml:space="preserve"> and nutrient demands</w:delText>
        </w:r>
        <w:r w:rsidR="00F80DF9" w:rsidDel="00435937">
          <w:delText>,</w:delText>
        </w:r>
        <w:r w:rsidR="00221DEA" w:rsidRPr="00E67A80" w:rsidDel="00435937">
          <w:delText xml:space="preserve"> not on the foliage area.</w:delText>
        </w:r>
        <w:r w:rsidRPr="00E67A80" w:rsidDel="00435937">
          <w:rPr>
            <w:color w:val="000000" w:themeColor="text1"/>
          </w:rPr>
          <w:delText xml:space="preserve"> </w:delText>
        </w:r>
        <w:r w:rsidR="00FF3115" w:rsidDel="00435937">
          <w:rPr>
            <w:color w:val="000000" w:themeColor="text1"/>
          </w:rPr>
          <w:delText>P</w:delText>
        </w:r>
        <w:r w:rsidRPr="00E67A80" w:rsidDel="00435937">
          <w:rPr>
            <w:color w:val="000000" w:themeColor="text1"/>
          </w:rPr>
          <w:delText>ercent cover can predict productivity of understory forest plants with reasonable accuracy (</w:delText>
        </w:r>
        <w:r w:rsidRPr="00E67A80" w:rsidDel="00435937">
          <w:delText>Röttgermann et al. 2000, Porté et al. 2009)</w:delText>
        </w:r>
        <w:r w:rsidR="00FF3115" w:rsidDel="00435937">
          <w:delText xml:space="preserve"> even though the foliage display pattern and leaf area per leaf weight varies by plant species</w:delText>
        </w:r>
        <w:r w:rsidRPr="00E67A80" w:rsidDel="00435937">
          <w:rPr>
            <w:color w:val="000000" w:themeColor="text1"/>
          </w:rPr>
          <w:delText xml:space="preserve">. Macdonald et al. (2012) found </w:delText>
        </w:r>
        <w:r w:rsidR="00F80DF9" w:rsidDel="00435937">
          <w:rPr>
            <w:color w:val="000000" w:themeColor="text1"/>
          </w:rPr>
          <w:delText xml:space="preserve">that </w:delText>
        </w:r>
        <w:r w:rsidRPr="00E67A80" w:rsidDel="00435937">
          <w:rPr>
            <w:color w:val="000000" w:themeColor="text1"/>
          </w:rPr>
          <w:delText>percent cover explained 61</w:delText>
        </w:r>
        <w:r w:rsidRPr="00E67A80" w:rsidDel="00435937">
          <w:rPr>
            <w:rFonts w:ascii="Cambria Math" w:hAnsi="Cambria Math" w:cs="Cambria Math"/>
          </w:rPr>
          <w:delText>‐</w:delText>
        </w:r>
        <w:r w:rsidRPr="00E67A80" w:rsidDel="00435937">
          <w:delText xml:space="preserve">93% of the variation in biomass depending on the growth form of the functional group. </w:delText>
        </w:r>
        <w:r w:rsidR="005C0BB5" w:rsidDel="00435937">
          <w:delText>I</w:delText>
        </w:r>
        <w:r w:rsidR="00F747BD" w:rsidDel="00435937">
          <w:delText>t is</w:delText>
        </w:r>
        <w:r w:rsidR="005C0BB5" w:rsidDel="00435937">
          <w:delText>, therefore,</w:delText>
        </w:r>
        <w:r w:rsidRPr="00E67A80" w:rsidDel="00435937">
          <w:delText xml:space="preserve"> reasonable to use percent cover as </w:delText>
        </w:r>
        <w:r w:rsidR="00211801" w:rsidDel="00435937">
          <w:delText>a method</w:delText>
        </w:r>
        <w:r w:rsidR="00211801" w:rsidRPr="00E67A80" w:rsidDel="00435937">
          <w:delText xml:space="preserve"> </w:delText>
        </w:r>
        <w:r w:rsidRPr="00E67A80" w:rsidDel="00435937">
          <w:delText xml:space="preserve">for </w:delText>
        </w:r>
        <w:r w:rsidR="00EE1A27" w:rsidDel="00435937">
          <w:delText>estimating</w:delText>
        </w:r>
        <w:r w:rsidRPr="00E67A80" w:rsidDel="00435937">
          <w:delText xml:space="preserve"> forage productivity in the early growing season</w:delText>
        </w:r>
        <w:r w:rsidR="005C0BB5" w:rsidDel="00435937">
          <w:delText xml:space="preserve"> in combination with </w:delText>
        </w:r>
        <w:r w:rsidRPr="00E67A80" w:rsidDel="00435937">
          <w:delText xml:space="preserve">end of </w:delText>
        </w:r>
        <w:r w:rsidR="0093403D" w:rsidDel="00435937">
          <w:delText>growing season</w:delText>
        </w:r>
        <w:r w:rsidRPr="00E67A80" w:rsidDel="00435937">
          <w:delText xml:space="preserve"> </w:delText>
        </w:r>
        <w:r w:rsidR="00F747BD" w:rsidDel="00435937">
          <w:delText>ANPP</w:delText>
        </w:r>
        <w:r w:rsidR="00F747BD" w:rsidRPr="00E67A80" w:rsidDel="00435937">
          <w:delText xml:space="preserve"> </w:delText>
        </w:r>
        <w:r w:rsidRPr="00E67A80" w:rsidDel="00435937">
          <w:delText>data.</w:delText>
        </w:r>
      </w:del>
    </w:p>
    <w:p w14:paraId="5631639F" w14:textId="77777777" w:rsidR="00F17796" w:rsidRPr="00E67A80" w:rsidRDefault="00F17796" w:rsidP="00E67A80">
      <w:pPr>
        <w:spacing w:line="480" w:lineRule="auto"/>
      </w:pPr>
    </w:p>
    <w:p w14:paraId="3FC7BFF3" w14:textId="265678F5" w:rsidR="00F17796" w:rsidRPr="00717CC4" w:rsidDel="00435937" w:rsidRDefault="00717CC4" w:rsidP="00E67A80">
      <w:pPr>
        <w:spacing w:line="480" w:lineRule="auto"/>
        <w:rPr>
          <w:del w:id="267" w:author="Author"/>
          <w:i/>
        </w:rPr>
      </w:pPr>
      <w:del w:id="268" w:author="Author">
        <w:r w:rsidDel="00435937">
          <w:rPr>
            <w:i/>
          </w:rPr>
          <w:delText>3.3</w:delText>
        </w:r>
        <w:r w:rsidR="00F17796" w:rsidRPr="00717CC4" w:rsidDel="00435937">
          <w:rPr>
            <w:i/>
          </w:rPr>
          <w:delText xml:space="preserve">Foliar crude protein </w:delText>
        </w:r>
      </w:del>
    </w:p>
    <w:p w14:paraId="372C3010" w14:textId="456F23C5" w:rsidR="00312FFA" w:rsidRDefault="00F17796" w:rsidP="00E67A80">
      <w:pPr>
        <w:spacing w:line="480" w:lineRule="auto"/>
      </w:pPr>
      <w:r w:rsidRPr="00E67A80">
        <w:tab/>
      </w:r>
      <w:del w:id="269" w:author="Author">
        <w:r w:rsidR="00D97E83" w:rsidDel="00435937">
          <w:delText>Our third objective was to determine</w:delText>
        </w:r>
        <w:r w:rsidR="00D97E83" w:rsidRPr="00E67A80" w:rsidDel="00435937">
          <w:delText xml:space="preserve"> changes in forage CP concentration throughout the growing season</w:delText>
        </w:r>
        <w:r w:rsidR="00D97E83" w:rsidDel="00435937">
          <w:delText xml:space="preserve">. </w:delText>
        </w:r>
      </w:del>
      <w:ins w:id="270" w:author="Author">
        <w:del w:id="271" w:author="Author">
          <w:r w:rsidR="00371B76" w:rsidDel="00661733">
            <w:delText>t</w:delText>
          </w:r>
        </w:del>
        <w:r w:rsidR="00661733">
          <w:t>Seven</w:t>
        </w:r>
        <w:del w:id="272" w:author="Author">
          <w:r w:rsidR="00371B76" w:rsidDel="00661733">
            <w:delText>hree</w:delText>
          </w:r>
        </w:del>
        <w:r w:rsidR="00371B76">
          <w:t xml:space="preserve"> </w:t>
        </w:r>
      </w:ins>
      <w:del w:id="273" w:author="Author">
        <w:r w:rsidR="00C0577E" w:rsidDel="00371B76">
          <w:delText xml:space="preserve">Six </w:delText>
        </w:r>
      </w:del>
      <w:r w:rsidR="00C0577E">
        <w:t>of the eleven</w:t>
      </w:r>
      <w:r w:rsidR="0093403D">
        <w:t xml:space="preserve"> species</w:t>
      </w:r>
      <w:r w:rsidRPr="00E67A80">
        <w:t xml:space="preserve"> </w:t>
      </w:r>
      <w:r w:rsidR="00C0577E">
        <w:t xml:space="preserve">sampled </w:t>
      </w:r>
      <w:r w:rsidRPr="00E67A80">
        <w:t xml:space="preserve">had the </w:t>
      </w:r>
      <w:del w:id="274" w:author="Author">
        <w:r w:rsidRPr="00E67A80" w:rsidDel="00661733">
          <w:delText xml:space="preserve">greatest </w:delText>
        </w:r>
      </w:del>
      <w:ins w:id="275" w:author="Author">
        <w:r w:rsidR="00661733" w:rsidRPr="00E67A80">
          <w:t>great</w:t>
        </w:r>
        <w:r w:rsidR="00661733">
          <w:t>er</w:t>
        </w:r>
        <w:r w:rsidR="00661733" w:rsidRPr="00E67A80">
          <w:t xml:space="preserve"> </w:t>
        </w:r>
      </w:ins>
      <w:r w:rsidRPr="00E67A80">
        <w:t>CP</w:t>
      </w:r>
      <w:ins w:id="276" w:author="Author">
        <w:r w:rsidR="00371B76">
          <w:t xml:space="preserve"> in the forested</w:t>
        </w:r>
        <w:r w:rsidR="00661733">
          <w:t xml:space="preserve"> than savanna</w:t>
        </w:r>
        <w:r w:rsidR="00371B76">
          <w:t xml:space="preserve"> treatments</w:t>
        </w:r>
        <w:r w:rsidR="00661733">
          <w:t xml:space="preserve"> (P&lt;0.10) and several other species exhibited similar nonsignificant trends</w:t>
        </w:r>
        <w:del w:id="277" w:author="Author">
          <w:r w:rsidR="00371B76" w:rsidDel="00661733">
            <w:delText>,</w:delText>
          </w:r>
        </w:del>
        <w:r w:rsidR="00661733">
          <w:t>.</w:t>
        </w:r>
      </w:ins>
      <w:r w:rsidRPr="00E67A80">
        <w:t xml:space="preserve"> </w:t>
      </w:r>
      <w:del w:id="278" w:author="Author">
        <w:r w:rsidRPr="00E67A80" w:rsidDel="00371B76">
          <w:delText>in the forest</w:delText>
        </w:r>
        <w:r w:rsidRPr="00E67A80" w:rsidDel="00661733">
          <w:delText xml:space="preserve"> treatments</w:delText>
        </w:r>
      </w:del>
      <w:ins w:id="279" w:author="Author">
        <w:del w:id="280" w:author="Author">
          <w:r w:rsidR="00371B76" w:rsidDel="00661733">
            <w:delText xml:space="preserve">and an additional 7 </w:delText>
          </w:r>
          <w:r w:rsidR="00823773" w:rsidDel="00661733">
            <w:delText>had</w:delText>
          </w:r>
          <w:r w:rsidR="00371B76" w:rsidDel="00661733">
            <w:delText xml:space="preserve"> numerically, but not significantly greater</w:delText>
          </w:r>
          <w:r w:rsidR="00823773" w:rsidDel="00661733">
            <w:delText xml:space="preserve"> CP</w:delText>
          </w:r>
          <w:r w:rsidR="00371B76" w:rsidDel="00661733">
            <w:delText xml:space="preserve"> </w:delText>
          </w:r>
          <w:r w:rsidR="00371B76" w:rsidRPr="00E67A80" w:rsidDel="00661733">
            <w:delText>in the forest treatments</w:delText>
          </w:r>
        </w:del>
      </w:ins>
      <w:del w:id="281" w:author="Author">
        <w:r w:rsidRPr="00E67A80" w:rsidDel="00661733">
          <w:delText>.</w:delText>
        </w:r>
      </w:del>
      <w:ins w:id="282" w:author="Author">
        <w:r w:rsidR="00371B76">
          <w:t xml:space="preserve"> </w:t>
        </w:r>
      </w:ins>
      <w:del w:id="283" w:author="Author">
        <w:r w:rsidRPr="00E67A80" w:rsidDel="00371B76">
          <w:delText xml:space="preserve"> </w:delText>
        </w:r>
      </w:del>
      <w:r w:rsidR="006C7229">
        <w:t>Plants</w:t>
      </w:r>
      <w:r w:rsidR="00D209C7">
        <w:t xml:space="preserve"> adapt to low </w:t>
      </w:r>
      <w:r w:rsidR="00AF42E4">
        <w:t xml:space="preserve">light </w:t>
      </w:r>
      <w:r w:rsidR="00D209C7">
        <w:t xml:space="preserve">intensity in </w:t>
      </w:r>
      <w:del w:id="284" w:author="Author">
        <w:r w:rsidR="00D209C7" w:rsidDel="00661733">
          <w:delText xml:space="preserve">forested </w:delText>
        </w:r>
      </w:del>
      <w:ins w:id="285" w:author="Author">
        <w:r w:rsidR="00661733">
          <w:t>shaded conditions</w:t>
        </w:r>
      </w:ins>
      <w:del w:id="286" w:author="Author">
        <w:r w:rsidR="006C7229" w:rsidDel="00661733">
          <w:delText>areas</w:delText>
        </w:r>
      </w:del>
      <w:r w:rsidR="00D209C7">
        <w:t xml:space="preserve"> by changing leaf structure.</w:t>
      </w:r>
      <w:r w:rsidR="00A70A35">
        <w:t xml:space="preserve"> </w:t>
      </w:r>
      <w:r w:rsidR="00924D3C">
        <w:t>L</w:t>
      </w:r>
      <w:r w:rsidRPr="00E67A80">
        <w:t>eaves in low light environments are thinner with a higher specific leaf area (cm</w:t>
      </w:r>
      <w:r w:rsidRPr="00E67A80">
        <w:rPr>
          <w:vertAlign w:val="superscript"/>
        </w:rPr>
        <w:t>2</w:t>
      </w:r>
      <w:r w:rsidRPr="00E67A80">
        <w:t xml:space="preserve"> g</w:t>
      </w:r>
      <w:r w:rsidRPr="00E67A80">
        <w:rPr>
          <w:vertAlign w:val="superscript"/>
        </w:rPr>
        <w:t>-1</w:t>
      </w:r>
      <w:r w:rsidRPr="00E67A80">
        <w:t xml:space="preserve">; SLA), and leaves with high SLA tend to have higher nitrogen concentration </w:t>
      </w:r>
      <w:r w:rsidR="00EE1A27">
        <w:t xml:space="preserve">per biomass </w:t>
      </w:r>
      <w:r w:rsidRPr="00E67A80">
        <w:t xml:space="preserve">than </w:t>
      </w:r>
      <w:r w:rsidR="00C0577E">
        <w:t xml:space="preserve">leaves with </w:t>
      </w:r>
      <w:r w:rsidRPr="00E67A80">
        <w:t xml:space="preserve">low SLA (Reich and Walters 1994, Garnier et al. 1997). </w:t>
      </w:r>
      <w:r w:rsidR="00976051">
        <w:t>L</w:t>
      </w:r>
      <w:r w:rsidRPr="00E67A80">
        <w:t xml:space="preserve">eaves with low SLA accumulate more carbohydrates which ‘dilute’ the nitrogen content </w:t>
      </w:r>
      <w:r w:rsidR="0091028C">
        <w:t xml:space="preserve">while </w:t>
      </w:r>
      <w:r w:rsidRPr="00E67A80">
        <w:t xml:space="preserve">leaves with high SLA have greater concentrations of photosynthetic </w:t>
      </w:r>
      <w:r w:rsidR="0024329B">
        <w:t xml:space="preserve">nitrogen rich </w:t>
      </w:r>
      <w:r w:rsidRPr="00E67A80">
        <w:t>proteins (Reich et al. 1991, Reich and Walters 1998).</w:t>
      </w:r>
      <w:r w:rsidR="009E01BD">
        <w:t xml:space="preserve"> </w:t>
      </w:r>
    </w:p>
    <w:p w14:paraId="403F7050" w14:textId="3A4B6576" w:rsidR="005B4468" w:rsidRDefault="005B4468" w:rsidP="00E67A80">
      <w:pPr>
        <w:spacing w:line="480" w:lineRule="auto"/>
      </w:pPr>
      <w:r>
        <w:tab/>
        <w:t xml:space="preserve">Our study only addressed </w:t>
      </w:r>
      <w:r w:rsidR="00884EC0">
        <w:t>CP</w:t>
      </w:r>
      <w:r>
        <w:t xml:space="preserve"> concentration which is only one metric of nutritional quality, and in some cases can be offset by digestibility and tannin concentrations. For example, tannin concentrations reduced protein availability by an average of 38% for moose </w:t>
      </w:r>
      <w:ins w:id="287" w:author="Author">
        <w:r w:rsidR="005B26A9">
          <w:t>(</w:t>
        </w:r>
        <w:proofErr w:type="spellStart"/>
        <w:r w:rsidR="005B26A9">
          <w:rPr>
            <w:i/>
          </w:rPr>
          <w:t>Alces</w:t>
        </w:r>
        <w:proofErr w:type="spellEnd"/>
        <w:r w:rsidR="005B26A9">
          <w:rPr>
            <w:i/>
          </w:rPr>
          <w:t xml:space="preserve"> </w:t>
        </w:r>
        <w:proofErr w:type="spellStart"/>
        <w:proofErr w:type="gramStart"/>
        <w:r w:rsidR="005B26A9">
          <w:rPr>
            <w:i/>
          </w:rPr>
          <w:t>alces</w:t>
        </w:r>
        <w:proofErr w:type="spellEnd"/>
        <w:r w:rsidR="005B26A9">
          <w:t>)</w:t>
        </w:r>
      </w:ins>
      <w:r>
        <w:t>forages</w:t>
      </w:r>
      <w:proofErr w:type="gramEnd"/>
      <w:r>
        <w:t xml:space="preserve"> in a boreal forest setting (</w:t>
      </w:r>
      <w:proofErr w:type="spellStart"/>
      <w:r>
        <w:t>Spalinger</w:t>
      </w:r>
      <w:proofErr w:type="spellEnd"/>
      <w:r>
        <w:t xml:space="preserve"> et al. 2010). </w:t>
      </w:r>
      <w:ins w:id="288" w:author="Author">
        <w:r w:rsidR="00661733">
          <w:t>However, i</w:t>
        </w:r>
      </w:ins>
      <w:del w:id="289" w:author="Author">
        <w:r w:rsidDel="00823773">
          <w:delText xml:space="preserve">However, </w:delText>
        </w:r>
      </w:del>
      <w:ins w:id="290" w:author="Author">
        <w:del w:id="291" w:author="Author">
          <w:r w:rsidR="00823773" w:rsidDel="00661733">
            <w:delText>I</w:delText>
          </w:r>
        </w:del>
      </w:ins>
      <w:del w:id="292" w:author="Author">
        <w:r w:rsidDel="00823773">
          <w:delText>i</w:delText>
        </w:r>
      </w:del>
      <w:r>
        <w:t xml:space="preserve">n a </w:t>
      </w:r>
      <w:ins w:id="293" w:author="Author">
        <w:r w:rsidR="00371B76">
          <w:t xml:space="preserve">setting </w:t>
        </w:r>
        <w:r w:rsidR="00823773">
          <w:t>m</w:t>
        </w:r>
        <w:r w:rsidR="00371B76">
          <w:t>ore similar to our study</w:t>
        </w:r>
      </w:ins>
      <w:del w:id="294" w:author="Author">
        <w:r w:rsidDel="00371B76">
          <w:delText>more similar setting</w:delText>
        </w:r>
      </w:del>
      <w:r>
        <w:t xml:space="preserve">, tannins reduced available crude protein by less than 1% for spring and summer for a diet consisting of </w:t>
      </w:r>
      <w:r w:rsidR="00884EC0">
        <w:t>eight</w:t>
      </w:r>
      <w:r>
        <w:t xml:space="preserve"> preferred deer forage species </w:t>
      </w:r>
      <w:r>
        <w:lastRenderedPageBreak/>
        <w:t>(Jones et al. 2010). At this site, Masters (1991) found</w:t>
      </w:r>
      <w:ins w:id="295" w:author="Author">
        <w:r w:rsidR="00371B76">
          <w:t xml:space="preserve"> </w:t>
        </w:r>
        <w:r w:rsidR="00823773">
          <w:t xml:space="preserve">reduced </w:t>
        </w:r>
      </w:ins>
      <w:del w:id="296" w:author="Author">
        <w:r w:rsidDel="00371B76">
          <w:delText xml:space="preserve"> reduced </w:delText>
        </w:r>
      </w:del>
      <w:r>
        <w:t xml:space="preserve">digestibility of </w:t>
      </w:r>
      <w:ins w:id="297" w:author="Author">
        <w:r w:rsidR="00141FCE">
          <w:t xml:space="preserve">several </w:t>
        </w:r>
      </w:ins>
      <w:r>
        <w:t>forages</w:t>
      </w:r>
      <w:ins w:id="298" w:author="Author">
        <w:r w:rsidR="00823773">
          <w:t xml:space="preserve"> </w:t>
        </w:r>
      </w:ins>
      <w:del w:id="299" w:author="Author">
        <w:r w:rsidDel="00371B76">
          <w:delText xml:space="preserve"> </w:delText>
        </w:r>
        <w:r w:rsidDel="00141FCE">
          <w:delText>in forest treatments</w:delText>
        </w:r>
      </w:del>
      <w:ins w:id="300" w:author="Author">
        <w:r w:rsidR="00141FCE">
          <w:t xml:space="preserve">in forested areas </w:t>
        </w:r>
      </w:ins>
      <w:del w:id="301" w:author="Author">
        <w:r w:rsidDel="00371B76">
          <w:delText xml:space="preserve"> </w:delText>
        </w:r>
      </w:del>
      <w:r>
        <w:t xml:space="preserve">when sampled in </w:t>
      </w:r>
      <w:ins w:id="302" w:author="Author">
        <w:r w:rsidR="00823773">
          <w:t>the</w:t>
        </w:r>
      </w:ins>
      <w:del w:id="303" w:author="Author">
        <w:r w:rsidDel="00823773">
          <w:delText>early</w:delText>
        </w:r>
      </w:del>
      <w:r>
        <w:t xml:space="preserve"> fall</w:t>
      </w:r>
      <w:ins w:id="304" w:author="Author">
        <w:del w:id="305" w:author="Author">
          <w:r w:rsidR="00371B76" w:rsidDel="00141FCE">
            <w:delText xml:space="preserve"> </w:delText>
          </w:r>
          <w:r w:rsidR="00823773" w:rsidDel="00141FCE">
            <w:delText xml:space="preserve">with four species </w:delText>
          </w:r>
          <w:r w:rsidR="00371B76" w:rsidDel="00141FCE">
            <w:delText>increasing in acid detergent fiber (ADF) in unharvested plots</w:delText>
          </w:r>
        </w:del>
      </w:ins>
      <w:r>
        <w:t xml:space="preserve">. </w:t>
      </w:r>
      <w:ins w:id="306" w:author="Author">
        <w:r w:rsidR="00823773">
          <w:t xml:space="preserve">However, </w:t>
        </w:r>
      </w:ins>
      <w:del w:id="307" w:author="Author">
        <w:r w:rsidDel="00371B76">
          <w:delText>However</w:delText>
        </w:r>
        <w:r w:rsidDel="00823773">
          <w:delText xml:space="preserve">, </w:delText>
        </w:r>
      </w:del>
      <w:r>
        <w:t xml:space="preserve">earlier in the growing season, when treatment effects on </w:t>
      </w:r>
      <w:r w:rsidR="00884EC0">
        <w:t>CP</w:t>
      </w:r>
      <w:r>
        <w:t xml:space="preserve"> concentration are greater, digestibility concerns are less likely as reduced digestibility is a function of plant maturity (Ball et al. 2002). </w:t>
      </w:r>
    </w:p>
    <w:p w14:paraId="6D1BAA69" w14:textId="770D1817" w:rsidR="00F17796" w:rsidRPr="00E67A80" w:rsidRDefault="00884EC0" w:rsidP="00B52102">
      <w:pPr>
        <w:spacing w:line="480" w:lineRule="auto"/>
        <w:ind w:firstLine="720"/>
      </w:pPr>
      <w:r>
        <w:t>D</w:t>
      </w:r>
      <w:r w:rsidR="00F17796" w:rsidRPr="00E67A80">
        <w:t>ense</w:t>
      </w:r>
      <w:r w:rsidR="00C0577E">
        <w:t>r</w:t>
      </w:r>
      <w:r w:rsidR="00F17796" w:rsidRPr="00E67A80">
        <w:t xml:space="preserve"> </w:t>
      </w:r>
      <w:r w:rsidR="00C0577E">
        <w:t xml:space="preserve">overstory </w:t>
      </w:r>
      <w:r w:rsidR="00F17796" w:rsidRPr="00E67A80">
        <w:t xml:space="preserve">canopy and </w:t>
      </w:r>
      <w:r w:rsidR="00C0577E">
        <w:t xml:space="preserve">thicker </w:t>
      </w:r>
      <w:r w:rsidR="00F17796" w:rsidRPr="00E67A80">
        <w:t>litter layers in the forest treatments restrict</w:t>
      </w:r>
      <w:ins w:id="308" w:author="Author">
        <w:r w:rsidR="00371B76">
          <w:t>ed</w:t>
        </w:r>
      </w:ins>
      <w:r w:rsidR="00F17796" w:rsidRPr="00E67A80">
        <w:t xml:space="preserve"> light availability</w:t>
      </w:r>
      <w:r>
        <w:t xml:space="preserve"> and </w:t>
      </w:r>
      <w:ins w:id="309" w:author="Author">
        <w:r w:rsidR="00371B76">
          <w:t xml:space="preserve">likely </w:t>
        </w:r>
      </w:ins>
      <w:r>
        <w:t>reduce</w:t>
      </w:r>
      <w:ins w:id="310" w:author="Author">
        <w:r w:rsidR="00371B76">
          <w:t>d</w:t>
        </w:r>
      </w:ins>
      <w:r>
        <w:t xml:space="preserve"> air and soil temperatures,</w:t>
      </w:r>
      <w:r w:rsidR="00EE1A27">
        <w:t xml:space="preserve"> which</w:t>
      </w:r>
      <w:r w:rsidR="00F17796" w:rsidRPr="00E67A80">
        <w:t xml:space="preserve"> may </w:t>
      </w:r>
      <w:ins w:id="311" w:author="Author">
        <w:r w:rsidR="00371B76">
          <w:t xml:space="preserve">have </w:t>
        </w:r>
      </w:ins>
      <w:r w:rsidR="000A084D">
        <w:t>delay</w:t>
      </w:r>
      <w:ins w:id="312" w:author="Author">
        <w:r w:rsidR="00371B76">
          <w:t>ed</w:t>
        </w:r>
      </w:ins>
      <w:r w:rsidR="000A084D">
        <w:t xml:space="preserve"> </w:t>
      </w:r>
      <w:r>
        <w:t xml:space="preserve">understory </w:t>
      </w:r>
      <w:r w:rsidR="000A084D">
        <w:t xml:space="preserve">germination and </w:t>
      </w:r>
      <w:r w:rsidR="00F17796" w:rsidRPr="00E67A80">
        <w:t>slow</w:t>
      </w:r>
      <w:ins w:id="313" w:author="Author">
        <w:r w:rsidR="00371B76">
          <w:t>ed</w:t>
        </w:r>
      </w:ins>
      <w:r w:rsidR="00F17796" w:rsidRPr="00E67A80">
        <w:t xml:space="preserve"> growth</w:t>
      </w:r>
      <w:r w:rsidR="00A87A4D" w:rsidRPr="00E67A80">
        <w:t xml:space="preserve"> (</w:t>
      </w:r>
      <w:proofErr w:type="spellStart"/>
      <w:r w:rsidR="00A87A4D" w:rsidRPr="00E67A80">
        <w:t>Breshears</w:t>
      </w:r>
      <w:proofErr w:type="spellEnd"/>
      <w:r w:rsidR="00A87A4D" w:rsidRPr="00E67A80">
        <w:t xml:space="preserve"> et al. 1998, </w:t>
      </w:r>
      <w:proofErr w:type="spellStart"/>
      <w:r w:rsidR="00A87A4D" w:rsidRPr="00E67A80">
        <w:t>Devkota</w:t>
      </w:r>
      <w:proofErr w:type="spellEnd"/>
      <w:r w:rsidR="00A87A4D" w:rsidRPr="00E67A80">
        <w:t xml:space="preserve"> et al. 2009). </w:t>
      </w:r>
      <w:ins w:id="314" w:author="Author">
        <w:r w:rsidR="00823773">
          <w:t>Thus,</w:t>
        </w:r>
      </w:ins>
      <w:del w:id="315" w:author="Author">
        <w:r w:rsidR="00FD616F" w:rsidDel="00823773">
          <w:delText>T</w:delText>
        </w:r>
        <w:r w:rsidR="00F17796" w:rsidRPr="00E67A80" w:rsidDel="00823773">
          <w:delText>he</w:delText>
        </w:r>
      </w:del>
      <w:r w:rsidR="00F17796" w:rsidRPr="00E67A80">
        <w:t xml:space="preserve"> plants sampled in the forest treatments</w:t>
      </w:r>
      <w:ins w:id="316" w:author="Author">
        <w:r w:rsidR="00823773">
          <w:t xml:space="preserve">, despite sampling concurrently, </w:t>
        </w:r>
      </w:ins>
      <w:del w:id="317" w:author="Author">
        <w:r w:rsidR="00FD616F" w:rsidDel="00823773">
          <w:delText>, thus,</w:delText>
        </w:r>
        <w:r w:rsidR="00F17796" w:rsidRPr="00E67A80" w:rsidDel="00823773">
          <w:delText xml:space="preserve"> </w:delText>
        </w:r>
      </w:del>
      <w:r w:rsidR="00F17796" w:rsidRPr="00E67A80">
        <w:t>may be comparatively “younger” than plants of the same species in the more open savanna treatments</w:t>
      </w:r>
      <w:r w:rsidR="00324922">
        <w:t xml:space="preserve"> possibly </w:t>
      </w:r>
      <w:del w:id="318" w:author="Author">
        <w:r w:rsidR="00324922" w:rsidDel="00823773">
          <w:delText xml:space="preserve">explaining </w:delText>
        </w:r>
      </w:del>
      <w:ins w:id="319" w:author="Author">
        <w:r w:rsidR="00823773">
          <w:t xml:space="preserve">contributing to </w:t>
        </w:r>
      </w:ins>
      <w:r w:rsidR="00324922">
        <w:t>the greater CP concentrations found in forested treatments</w:t>
      </w:r>
      <w:r w:rsidR="00F17796" w:rsidRPr="00E67A80">
        <w:t>.</w:t>
      </w:r>
      <w:del w:id="320" w:author="Author">
        <w:r w:rsidR="00312FFA" w:rsidDel="00823773">
          <w:delText xml:space="preserve"> </w:delText>
        </w:r>
      </w:del>
      <w:ins w:id="321" w:author="Author">
        <w:r w:rsidR="00823773">
          <w:t xml:space="preserve"> </w:t>
        </w:r>
        <w:del w:id="322" w:author="Author">
          <w:r w:rsidR="00823773" w:rsidDel="00141FCE">
            <w:delText>However</w:delText>
          </w:r>
        </w:del>
        <w:r w:rsidR="00141FCE">
          <w:t>While</w:t>
        </w:r>
        <w:r w:rsidR="00823773">
          <w:t xml:space="preserve">, all plants appeared to be at similar phenological stages </w:t>
        </w:r>
        <w:del w:id="323" w:author="Author">
          <w:r w:rsidR="00823773" w:rsidDel="00141FCE">
            <w:delText>between</w:delText>
          </w:r>
        </w:del>
        <w:r w:rsidR="00141FCE">
          <w:t>among</w:t>
        </w:r>
        <w:r w:rsidR="00823773">
          <w:t xml:space="preserve"> treatments, small differences in plant maturity within a phenological stage may have been present. Another potential reason for lowered CP in savanna treatments is that s</w:t>
        </w:r>
      </w:ins>
      <w:del w:id="324" w:author="Author">
        <w:r w:rsidR="001D7884" w:rsidDel="00823773">
          <w:delText>S</w:delText>
        </w:r>
      </w:del>
      <w:r w:rsidR="00A87A4D">
        <w:t>horter</w:t>
      </w:r>
      <w:r w:rsidR="00A87A4D" w:rsidRPr="00E67A80">
        <w:t xml:space="preserve"> </w:t>
      </w:r>
      <w:r w:rsidR="00F17796" w:rsidRPr="00E67A80">
        <w:t xml:space="preserve">fire return intervals </w:t>
      </w:r>
      <w:r>
        <w:t>in the savanna treatments</w:t>
      </w:r>
      <w:r w:rsidR="00F17796" w:rsidRPr="00E67A80">
        <w:t xml:space="preserve"> </w:t>
      </w:r>
      <w:r w:rsidR="00F05EAC">
        <w:t xml:space="preserve">also </w:t>
      </w:r>
      <w:r w:rsidR="00C0577E">
        <w:t xml:space="preserve">may </w:t>
      </w:r>
      <w:r w:rsidR="00F17796" w:rsidRPr="00E67A80">
        <w:t xml:space="preserve">cause loss of nitrogen from the </w:t>
      </w:r>
      <w:r w:rsidR="0016224B">
        <w:t>soil,</w:t>
      </w:r>
      <w:r w:rsidR="00F17796" w:rsidRPr="00E67A80">
        <w:t xml:space="preserve"> possibly restricting </w:t>
      </w:r>
      <w:r w:rsidR="0091028C">
        <w:t xml:space="preserve">the </w:t>
      </w:r>
      <w:r w:rsidR="00F17796" w:rsidRPr="00E67A80">
        <w:t xml:space="preserve">CP concentration of understory plants (Gillon and Rapp 1989, Caldwell et al. 2002). However, research </w:t>
      </w:r>
      <w:r w:rsidR="00C0577E">
        <w:t>at</w:t>
      </w:r>
      <w:r w:rsidR="00C0577E" w:rsidRPr="00E67A80">
        <w:t xml:space="preserve"> </w:t>
      </w:r>
      <w:r w:rsidR="00F17796" w:rsidRPr="00E67A80">
        <w:t>this site (Masters et al. 1993</w:t>
      </w:r>
      <w:r w:rsidR="00467FF0">
        <w:t>a</w:t>
      </w:r>
      <w:r w:rsidR="00F17796" w:rsidRPr="00E67A80">
        <w:t xml:space="preserve">) and similar ecosystems did not find a decrease, and in some cases even a </w:t>
      </w:r>
      <w:r w:rsidR="000E5311">
        <w:t>minor</w:t>
      </w:r>
      <w:r w:rsidR="000E5311" w:rsidRPr="00E67A80">
        <w:t xml:space="preserve"> </w:t>
      </w:r>
      <w:r w:rsidR="00F17796" w:rsidRPr="00E67A80">
        <w:t>increase</w:t>
      </w:r>
      <w:r w:rsidR="00A87A4D">
        <w:t>,</w:t>
      </w:r>
      <w:r w:rsidR="00F17796" w:rsidRPr="00E67A80">
        <w:t xml:space="preserve"> in soil nitrogen</w:t>
      </w:r>
      <w:r w:rsidR="0093403D">
        <w:t xml:space="preserve"> after</w:t>
      </w:r>
      <w:del w:id="325" w:author="Author">
        <w:r w:rsidR="0093403D" w:rsidDel="00823773">
          <w:delText xml:space="preserve"> </w:delText>
        </w:r>
        <w:r w:rsidR="0091028C" w:rsidDel="00823773">
          <w:delText>a</w:delText>
        </w:r>
      </w:del>
      <w:r w:rsidR="0091028C">
        <w:t xml:space="preserve"> </w:t>
      </w:r>
      <w:r w:rsidR="0093403D">
        <w:t>prescribed fire</w:t>
      </w:r>
      <w:r w:rsidR="00F17796" w:rsidRPr="00E67A80">
        <w:t xml:space="preserve"> (Binkley et al. 1992, </w:t>
      </w:r>
      <w:proofErr w:type="spellStart"/>
      <w:r w:rsidR="00F17796" w:rsidRPr="00E67A80">
        <w:t>Liechty</w:t>
      </w:r>
      <w:proofErr w:type="spellEnd"/>
      <w:r w:rsidR="00F17796" w:rsidRPr="00E67A80">
        <w:t xml:space="preserve"> et al. 2005).</w:t>
      </w:r>
      <w:r w:rsidR="00946813">
        <w:t xml:space="preserve"> </w:t>
      </w:r>
      <w:ins w:id="326" w:author="Author">
        <w:del w:id="327" w:author="Author">
          <w:r w:rsidR="00823773" w:rsidDel="00141FCE">
            <w:delText>Additonally</w:delText>
          </w:r>
        </w:del>
        <w:r w:rsidR="00141FCE">
          <w:t>Additionally</w:t>
        </w:r>
        <w:r w:rsidR="00823773">
          <w:t xml:space="preserve">, </w:t>
        </w:r>
        <w:r w:rsidR="00141FCE">
          <w:t xml:space="preserve">increased </w:t>
        </w:r>
      </w:ins>
      <w:del w:id="328" w:author="Author">
        <w:r w:rsidDel="00823773">
          <w:delText xml:space="preserve"> </w:delText>
        </w:r>
      </w:del>
      <w:ins w:id="329" w:author="Author">
        <w:r w:rsidR="00823773">
          <w:t>s</w:t>
        </w:r>
      </w:ins>
      <w:del w:id="330" w:author="Author">
        <w:r w:rsidDel="00823773">
          <w:delText>S</w:delText>
        </w:r>
      </w:del>
      <w:r w:rsidR="00946813" w:rsidRPr="00946813">
        <w:t xml:space="preserve">oil nutrient availability </w:t>
      </w:r>
      <w:r w:rsidR="00946813">
        <w:t xml:space="preserve">had no effect on </w:t>
      </w:r>
      <w:r w:rsidR="00946813" w:rsidRPr="00946813">
        <w:t xml:space="preserve">forage </w:t>
      </w:r>
      <w:r w:rsidR="00C86D22" w:rsidRPr="00946813">
        <w:t>quality</w:t>
      </w:r>
      <w:r w:rsidR="00C86D22">
        <w:t xml:space="preserve"> but</w:t>
      </w:r>
      <w:r w:rsidR="00946813">
        <w:t xml:space="preserve"> reduced the quantity of </w:t>
      </w:r>
      <w:r w:rsidR="00FD2094">
        <w:t>preferred</w:t>
      </w:r>
      <w:r w:rsidR="00312FFA">
        <w:t xml:space="preserve"> deer</w:t>
      </w:r>
      <w:r w:rsidR="00FD2094">
        <w:t xml:space="preserve"> </w:t>
      </w:r>
      <w:r w:rsidR="00946813">
        <w:t>forages</w:t>
      </w:r>
      <w:r w:rsidR="002507E6">
        <w:t xml:space="preserve"> in </w:t>
      </w:r>
      <w:ins w:id="331" w:author="Author">
        <w:r w:rsidR="00774079">
          <w:t>North Carolina</w:t>
        </w:r>
      </w:ins>
      <w:del w:id="332" w:author="Author">
        <w:r w:rsidR="002507E6" w:rsidDel="00774079">
          <w:delText>Georgia</w:delText>
        </w:r>
      </w:del>
      <w:r>
        <w:t>, USA</w:t>
      </w:r>
      <w:r w:rsidR="00946813" w:rsidRPr="00946813">
        <w:t xml:space="preserve"> (Lashley </w:t>
      </w:r>
      <w:ins w:id="333" w:author="Author">
        <w:r w:rsidR="00774079">
          <w:t>et al.</w:t>
        </w:r>
      </w:ins>
      <w:del w:id="334" w:author="Author">
        <w:r w:rsidR="00741546" w:rsidDel="00774079">
          <w:delText>and Harper</w:delText>
        </w:r>
        <w:r w:rsidR="00946813" w:rsidRPr="00946813" w:rsidDel="00774079">
          <w:delText xml:space="preserve"> </w:delText>
        </w:r>
      </w:del>
      <w:r w:rsidR="00946813" w:rsidRPr="00946813">
        <w:t>201</w:t>
      </w:r>
      <w:ins w:id="335" w:author="Author">
        <w:r w:rsidR="00774079">
          <w:t>5</w:t>
        </w:r>
      </w:ins>
      <w:del w:id="336" w:author="Author">
        <w:r w:rsidR="00586F9E" w:rsidDel="00774079">
          <w:delText>2</w:delText>
        </w:r>
      </w:del>
      <w:r w:rsidR="00946813" w:rsidRPr="00946813">
        <w:t>).</w:t>
      </w:r>
    </w:p>
    <w:p w14:paraId="5E6F7449" w14:textId="455F2C49" w:rsidR="00C11B30" w:rsidRDefault="00F17796" w:rsidP="00E67A80">
      <w:pPr>
        <w:spacing w:line="480" w:lineRule="auto"/>
        <w:rPr>
          <w:b/>
        </w:rPr>
      </w:pPr>
      <w:r w:rsidRPr="00E67A80">
        <w:tab/>
        <w:t>Four of the species exhibited a treatment</w:t>
      </w:r>
      <w:r w:rsidR="00016075">
        <w:t xml:space="preserve"> </w:t>
      </w:r>
      <w:r w:rsidR="006C7229">
        <w:t>x</w:t>
      </w:r>
      <w:r w:rsidR="00016075">
        <w:t xml:space="preserve"> </w:t>
      </w:r>
      <w:r w:rsidRPr="00E67A80">
        <w:t xml:space="preserve">season interaction </w:t>
      </w:r>
      <w:r w:rsidR="00886296">
        <w:t>involving</w:t>
      </w:r>
      <w:r w:rsidR="00CC5FED">
        <w:t xml:space="preserve"> </w:t>
      </w:r>
      <w:r w:rsidRPr="00E67A80">
        <w:t xml:space="preserve">CP. In all cases, the interaction appeared to be a result of forest treatments, </w:t>
      </w:r>
      <w:r w:rsidR="00886296">
        <w:t>e</w:t>
      </w:r>
      <w:r w:rsidRPr="00E67A80">
        <w:t xml:space="preserve">specially the RRB and CONT </w:t>
      </w:r>
      <w:r w:rsidR="006C7229">
        <w:t>having</w:t>
      </w:r>
      <w:r w:rsidRPr="00E67A80">
        <w:t xml:space="preserve"> greater CP concentrations in the summer than the savanna treatments </w:t>
      </w:r>
      <w:r w:rsidRPr="00E67A80">
        <w:lastRenderedPageBreak/>
        <w:t>while all treatments were similar in the fall</w:t>
      </w:r>
      <w:del w:id="337" w:author="Author">
        <w:r w:rsidRPr="00E67A80" w:rsidDel="00823773">
          <w:delText xml:space="preserve">. </w:delText>
        </w:r>
        <w:r w:rsidR="00665090" w:rsidDel="00823773">
          <w:delText xml:space="preserve">The interaction supported the </w:delText>
        </w:r>
        <w:r w:rsidR="00324922" w:rsidDel="00823773">
          <w:delText>idea</w:delText>
        </w:r>
        <w:r w:rsidR="00665090" w:rsidDel="00823773">
          <w:delText xml:space="preserve"> </w:delText>
        </w:r>
        <w:r w:rsidRPr="00E67A80" w:rsidDel="00823773">
          <w:delText xml:space="preserve">that </w:delText>
        </w:r>
        <w:r w:rsidR="00467FF0" w:rsidDel="00823773">
          <w:delText xml:space="preserve">plant phenology </w:delText>
        </w:r>
        <w:r w:rsidRPr="00E67A80" w:rsidDel="00823773">
          <w:delText>influence</w:delText>
        </w:r>
        <w:r w:rsidR="00886296" w:rsidDel="00823773">
          <w:delText>d</w:delText>
        </w:r>
        <w:r w:rsidRPr="00E67A80" w:rsidDel="00823773">
          <w:delText xml:space="preserve"> CP concentration</w:delText>
        </w:r>
      </w:del>
      <w:r w:rsidRPr="00E67A80">
        <w:t xml:space="preserve">. Therefore, effects from treatments are likely to be the most pronounced in the early or middle stages of plant maturity </w:t>
      </w:r>
      <w:r w:rsidR="00CC5FED">
        <w:t>during</w:t>
      </w:r>
      <w:r w:rsidRPr="00E67A80">
        <w:t xml:space="preserve"> the spring or early summer (</w:t>
      </w:r>
      <w:proofErr w:type="spellStart"/>
      <w:r w:rsidRPr="00E67A80">
        <w:t>Kilcher</w:t>
      </w:r>
      <w:proofErr w:type="spellEnd"/>
      <w:r w:rsidRPr="00E67A80">
        <w:t xml:space="preserve"> 1981, George and Bell 2001, </w:t>
      </w:r>
      <w:proofErr w:type="spellStart"/>
      <w:r w:rsidRPr="00E67A80">
        <w:t>Mysterud</w:t>
      </w:r>
      <w:proofErr w:type="spellEnd"/>
      <w:r w:rsidRPr="00E67A80">
        <w:t xml:space="preserve"> et al. 2011). </w:t>
      </w:r>
      <w:ins w:id="338" w:author="Author">
        <w:r w:rsidR="00823773">
          <w:t xml:space="preserve">This coincides with periods of increased protein demand for deer, such as antler growth or lactation. </w:t>
        </w:r>
      </w:ins>
      <w:r w:rsidR="006C637C">
        <w:t xml:space="preserve">Unlike the other species, </w:t>
      </w:r>
      <w:ins w:id="339" w:author="Author">
        <w:r w:rsidR="00371B76">
          <w:t xml:space="preserve">the </w:t>
        </w:r>
      </w:ins>
      <w:del w:id="340" w:author="Author">
        <w:r w:rsidRPr="00E67A80" w:rsidDel="00371B76">
          <w:delText xml:space="preserve">legume </w:delText>
        </w:r>
      </w:del>
      <w:r w:rsidRPr="00E67A80">
        <w:t>CP concentration</w:t>
      </w:r>
      <w:ins w:id="341" w:author="Author">
        <w:r w:rsidR="00371B76">
          <w:t xml:space="preserve"> of </w:t>
        </w:r>
        <w:proofErr w:type="spellStart"/>
        <w:r w:rsidR="00371B76">
          <w:t>sericia</w:t>
        </w:r>
        <w:proofErr w:type="spellEnd"/>
        <w:r w:rsidR="00371B76">
          <w:t xml:space="preserve"> lespedeza</w:t>
        </w:r>
      </w:ins>
      <w:r w:rsidRPr="00E67A80">
        <w:t xml:space="preserve"> did not decline from summer to fall. This may be a result of legume’s ability to fix nitrogen allowing the plants to maintain higher CP as the plants mature. </w:t>
      </w:r>
      <w:r w:rsidR="00845C99">
        <w:t xml:space="preserve">Previous research, however, suggest that </w:t>
      </w:r>
      <w:r w:rsidR="00FA0D7F">
        <w:t>legume</w:t>
      </w:r>
      <w:r w:rsidR="00845C99">
        <w:t xml:space="preserve"> CP decline</w:t>
      </w:r>
      <w:r w:rsidR="006C7229">
        <w:t>s</w:t>
      </w:r>
      <w:r w:rsidR="00845C99">
        <w:t xml:space="preserve"> with foliage age</w:t>
      </w:r>
      <w:ins w:id="342" w:author="Author">
        <w:r w:rsidR="00141FCE">
          <w:t xml:space="preserve"> </w:t>
        </w:r>
        <w:r w:rsidR="00141FCE" w:rsidRPr="00E67A80">
          <w:t>(</w:t>
        </w:r>
        <w:proofErr w:type="spellStart"/>
        <w:r w:rsidR="00141FCE" w:rsidRPr="00E67A80">
          <w:rPr>
            <w:color w:val="222222"/>
            <w:shd w:val="clear" w:color="auto" w:fill="FFFFFF"/>
          </w:rPr>
          <w:t>Balde</w:t>
        </w:r>
        <w:proofErr w:type="spellEnd"/>
        <w:r w:rsidR="00141FCE" w:rsidRPr="00E67A80">
          <w:rPr>
            <w:color w:val="222222"/>
            <w:shd w:val="clear" w:color="auto" w:fill="FFFFFF"/>
          </w:rPr>
          <w:t xml:space="preserve"> et al. 1993,</w:t>
        </w:r>
        <w:r w:rsidR="00141FCE" w:rsidRPr="00E67A80">
          <w:t xml:space="preserve"> </w:t>
        </w:r>
        <w:proofErr w:type="spellStart"/>
        <w:r w:rsidR="00141FCE" w:rsidRPr="00E67A80">
          <w:t>Karayilanli</w:t>
        </w:r>
        <w:proofErr w:type="spellEnd"/>
        <w:r w:rsidR="00141FCE" w:rsidRPr="00E67A80">
          <w:t xml:space="preserve"> and </w:t>
        </w:r>
        <w:proofErr w:type="spellStart"/>
        <w:r w:rsidR="00141FCE" w:rsidRPr="00E67A80">
          <w:t>Ayhan</w:t>
        </w:r>
        <w:proofErr w:type="spellEnd"/>
        <w:r w:rsidR="00141FCE" w:rsidRPr="00E67A80">
          <w:t xml:space="preserve"> 2016)</w:t>
        </w:r>
        <w:r w:rsidR="00371B76">
          <w:t>, and the other three legumes in this study also declined</w:t>
        </w:r>
      </w:ins>
      <w:del w:id="343" w:author="Author">
        <w:r w:rsidRPr="00E67A80" w:rsidDel="00141FCE">
          <w:delText xml:space="preserve"> (</w:delText>
        </w:r>
        <w:r w:rsidRPr="00E67A80" w:rsidDel="00141FCE">
          <w:rPr>
            <w:color w:val="222222"/>
            <w:shd w:val="clear" w:color="auto" w:fill="FFFFFF"/>
          </w:rPr>
          <w:delText>Balde et al. 1993,</w:delText>
        </w:r>
        <w:r w:rsidRPr="00E67A80" w:rsidDel="00141FCE">
          <w:delText xml:space="preserve"> Karayilanli and Ayhan 2016)</w:delText>
        </w:r>
      </w:del>
      <w:r w:rsidRPr="00E67A80">
        <w:t xml:space="preserve">. </w:t>
      </w:r>
      <w:r w:rsidR="006C7229">
        <w:t xml:space="preserve">It </w:t>
      </w:r>
      <w:r w:rsidRPr="00E67A80">
        <w:t>is possible that</w:t>
      </w:r>
      <w:ins w:id="344" w:author="Author">
        <w:r w:rsidR="00371B76">
          <w:t xml:space="preserve"> </w:t>
        </w:r>
        <w:proofErr w:type="spellStart"/>
        <w:r w:rsidR="00371B76">
          <w:t>sericia</w:t>
        </w:r>
        <w:proofErr w:type="spellEnd"/>
        <w:r w:rsidR="00371B76">
          <w:t xml:space="preserve"> lespedeza</w:t>
        </w:r>
      </w:ins>
      <w:del w:id="345" w:author="Author">
        <w:r w:rsidRPr="00E67A80" w:rsidDel="00371B76">
          <w:delText xml:space="preserve"> legume</w:delText>
        </w:r>
      </w:del>
      <w:r w:rsidRPr="00E67A80">
        <w:t>’s CP concentration had already declined to a stable level before the</w:t>
      </w:r>
      <w:del w:id="346" w:author="Author">
        <w:r w:rsidRPr="00E67A80" w:rsidDel="00823773">
          <w:delText>ir</w:delText>
        </w:r>
      </w:del>
      <w:r w:rsidRPr="00E67A80">
        <w:t xml:space="preserve"> first sampling in summer</w:t>
      </w:r>
      <w:ins w:id="347" w:author="Author">
        <w:r w:rsidR="00371B76">
          <w:t xml:space="preserve">, as </w:t>
        </w:r>
      </w:ins>
      <w:del w:id="348" w:author="Author">
        <w:r w:rsidRPr="00E67A80" w:rsidDel="00371B76">
          <w:delText>.</w:delText>
        </w:r>
        <w:r w:rsidRPr="00E67A80" w:rsidDel="00141FCE">
          <w:delText xml:space="preserve"> </w:delText>
        </w:r>
      </w:del>
      <w:ins w:id="349" w:author="Author">
        <w:r w:rsidR="00371B76">
          <w:t>o</w:t>
        </w:r>
      </w:ins>
      <w:del w:id="350" w:author="Author">
        <w:r w:rsidR="00AB1297" w:rsidDel="00371B76">
          <w:delText>O</w:delText>
        </w:r>
      </w:del>
      <w:r w:rsidR="00AB1297">
        <w:t>ur study lack</w:t>
      </w:r>
      <w:r w:rsidR="006C7229">
        <w:t>ed legume</w:t>
      </w:r>
      <w:r w:rsidR="00AB1297">
        <w:t xml:space="preserve"> data from</w:t>
      </w:r>
      <w:r w:rsidR="006C7229">
        <w:t xml:space="preserve"> the</w:t>
      </w:r>
      <w:r w:rsidR="00AB1297">
        <w:t xml:space="preserve"> spring which limited </w:t>
      </w:r>
      <w:r w:rsidR="006C7229">
        <w:t>our ability</w:t>
      </w:r>
      <w:ins w:id="351" w:author="Author">
        <w:r w:rsidR="00371B76">
          <w:t xml:space="preserve"> to</w:t>
        </w:r>
      </w:ins>
      <w:r w:rsidR="00AB1297">
        <w:t xml:space="preserve"> study CP change in legume</w:t>
      </w:r>
      <w:r w:rsidR="006C7229">
        <w:t>s</w:t>
      </w:r>
      <w:r w:rsidR="00AB1297">
        <w:t>.</w:t>
      </w:r>
    </w:p>
    <w:p w14:paraId="46BD562F" w14:textId="7C1727AA" w:rsidR="00C11B30" w:rsidRDefault="00324922" w:rsidP="00E67A80">
      <w:pPr>
        <w:spacing w:line="480" w:lineRule="auto"/>
        <w:rPr>
          <w:b/>
        </w:rPr>
      </w:pPr>
      <w:r>
        <w:tab/>
      </w:r>
    </w:p>
    <w:p w14:paraId="2AA20A55" w14:textId="7195B55B" w:rsidR="008A4168" w:rsidRPr="00E67A80" w:rsidRDefault="00717CC4" w:rsidP="00E67A80">
      <w:pPr>
        <w:spacing w:line="480" w:lineRule="auto"/>
        <w:rPr>
          <w:b/>
        </w:rPr>
      </w:pPr>
      <w:r>
        <w:rPr>
          <w:b/>
        </w:rPr>
        <w:t>5. Conclusions</w:t>
      </w:r>
    </w:p>
    <w:p w14:paraId="5A80B50F" w14:textId="2CE77552" w:rsidR="00105458" w:rsidDel="00823773" w:rsidRDefault="00F17796" w:rsidP="00F81EDC">
      <w:pPr>
        <w:spacing w:line="480" w:lineRule="auto"/>
        <w:rPr>
          <w:del w:id="352" w:author="Author"/>
        </w:rPr>
      </w:pPr>
      <w:r w:rsidRPr="00E67A80">
        <w:tab/>
      </w:r>
      <w:ins w:id="353" w:author="Author">
        <w:r w:rsidR="00823773">
          <w:t>Prescribed fire was necessary to increase understory ANPP in forested treatments and to maintain savanna conditions</w:t>
        </w:r>
        <w:r w:rsidR="009567E0">
          <w:t xml:space="preserve">.  </w:t>
        </w:r>
        <w:del w:id="354" w:author="Author">
          <w:r w:rsidR="00823773" w:rsidDel="009567E0">
            <w:delText>, and w</w:delText>
          </w:r>
        </w:del>
        <w:r w:rsidR="009567E0">
          <w:t>W</w:t>
        </w:r>
        <w:r w:rsidR="00823773">
          <w:t xml:space="preserve">ithout the continued application of prescribed fire, the overstory </w:t>
        </w:r>
        <w:del w:id="355" w:author="Author">
          <w:r w:rsidR="00823773" w:rsidDel="009567E0">
            <w:delText>will close</w:delText>
          </w:r>
        </w:del>
        <w:r w:rsidR="009567E0">
          <w:t>canopy increases</w:t>
        </w:r>
        <w:r w:rsidR="00823773">
          <w:t xml:space="preserve"> and understory productivity will diminish to the point of near non-existence as seen in the HT treatment. </w:t>
        </w:r>
      </w:ins>
      <w:r w:rsidR="00105458" w:rsidRPr="00E67A80">
        <w:t xml:space="preserve">The savanna treatments had </w:t>
      </w:r>
      <w:r w:rsidR="00AF42E4">
        <w:t xml:space="preserve">more </w:t>
      </w:r>
      <w:r w:rsidR="00040DF3">
        <w:t xml:space="preserve">potential forage because of </w:t>
      </w:r>
      <w:r w:rsidR="00AF42E4">
        <w:t>their greater</w:t>
      </w:r>
      <w:r w:rsidR="00105458" w:rsidRPr="00E67A80">
        <w:t xml:space="preserve"> total ANPP. However, </w:t>
      </w:r>
      <w:del w:id="356" w:author="Author">
        <w:r w:rsidR="00105458" w:rsidRPr="00E67A80" w:rsidDel="00435937">
          <w:delText>a large percentage</w:delText>
        </w:r>
      </w:del>
      <w:ins w:id="357" w:author="Author">
        <w:del w:id="358" w:author="Author">
          <w:r w:rsidR="00435937" w:rsidDel="009567E0">
            <w:delText xml:space="preserve"> </w:delText>
          </w:r>
        </w:del>
        <w:r w:rsidR="00823773">
          <w:t>a large percentage</w:t>
        </w:r>
        <w:del w:id="359" w:author="Author">
          <w:r w:rsidR="00823773" w:rsidDel="009567E0">
            <w:delText>,</w:delText>
          </w:r>
        </w:del>
        <w:r w:rsidR="00823773">
          <w:t xml:space="preserve"> </w:t>
        </w:r>
        <w:del w:id="360" w:author="Author">
          <w:r w:rsidR="00823773" w:rsidDel="009567E0">
            <w:delText>especially in annually burned treatments,</w:delText>
          </w:r>
        </w:del>
      </w:ins>
      <w:del w:id="361" w:author="Author">
        <w:r w:rsidR="00105458" w:rsidRPr="00E67A80" w:rsidDel="009567E0">
          <w:delText xml:space="preserve"> </w:delText>
        </w:r>
      </w:del>
      <w:r w:rsidR="00105458" w:rsidRPr="00E67A80">
        <w:t xml:space="preserve">of that ANPP was </w:t>
      </w:r>
      <w:r w:rsidR="00F1502E">
        <w:t>fire-tolerant</w:t>
      </w:r>
      <w:r w:rsidR="00AF42E4">
        <w:t>,</w:t>
      </w:r>
      <w:r w:rsidR="00F1502E">
        <w:t xml:space="preserve"> </w:t>
      </w:r>
      <w:r w:rsidR="009F19D1">
        <w:t>warm-season</w:t>
      </w:r>
      <w:r w:rsidR="00105458" w:rsidRPr="00E67A80">
        <w:t xml:space="preserve"> grasses that are rarely consumed by deer</w:t>
      </w:r>
      <w:del w:id="362" w:author="Author">
        <w:r w:rsidR="00105458" w:rsidRPr="00E67A80" w:rsidDel="00823773">
          <w:delText xml:space="preserve"> (Stransky and Harlow 1981)</w:delText>
        </w:r>
      </w:del>
      <w:r w:rsidR="00105458" w:rsidRPr="00E67A80">
        <w:t xml:space="preserve">. </w:t>
      </w:r>
      <w:del w:id="363" w:author="Author">
        <w:r w:rsidR="00105458" w:rsidRPr="00E67A80" w:rsidDel="00435937">
          <w:delText xml:space="preserve">Savannas </w:delText>
        </w:r>
      </w:del>
      <w:ins w:id="364" w:author="Author">
        <w:r w:rsidR="00435937">
          <w:t>The savanna treatments</w:t>
        </w:r>
        <w:r w:rsidR="00435937" w:rsidRPr="00E67A80">
          <w:t xml:space="preserve"> </w:t>
        </w:r>
      </w:ins>
      <w:r w:rsidR="00105458" w:rsidRPr="00E67A80">
        <w:t xml:space="preserve">also </w:t>
      </w:r>
      <w:del w:id="365" w:author="Author">
        <w:r w:rsidR="00105458" w:rsidRPr="00E67A80" w:rsidDel="009567E0">
          <w:delText xml:space="preserve">had </w:delText>
        </w:r>
      </w:del>
      <w:ins w:id="366" w:author="Author">
        <w:r w:rsidR="009567E0">
          <w:t>did have</w:t>
        </w:r>
        <w:r w:rsidR="009567E0" w:rsidRPr="00E67A80">
          <w:t xml:space="preserve"> </w:t>
        </w:r>
      </w:ins>
      <w:r w:rsidR="00105458" w:rsidRPr="00E67A80">
        <w:t xml:space="preserve">greater </w:t>
      </w:r>
      <w:r w:rsidR="00105458">
        <w:t>ANPP</w:t>
      </w:r>
      <w:ins w:id="367" w:author="Author">
        <w:r w:rsidR="00435937">
          <w:t xml:space="preserve"> of</w:t>
        </w:r>
      </w:ins>
      <w:r w:rsidR="00105458">
        <w:t xml:space="preserve"> </w:t>
      </w:r>
      <w:del w:id="368" w:author="Author">
        <w:r w:rsidR="00105458" w:rsidDel="00435937">
          <w:delText xml:space="preserve">and coverage of </w:delText>
        </w:r>
      </w:del>
      <w:r w:rsidR="00105458">
        <w:t>forbs and legumes</w:t>
      </w:r>
      <w:r w:rsidR="00812587">
        <w:t>,</w:t>
      </w:r>
      <w:r w:rsidR="005618F4">
        <w:t xml:space="preserve"> which have </w:t>
      </w:r>
      <w:r w:rsidR="00B37FDE">
        <w:t>greater</w:t>
      </w:r>
      <w:r w:rsidR="00105458" w:rsidRPr="00E67A80">
        <w:t xml:space="preserve"> CP and </w:t>
      </w:r>
      <w:r w:rsidR="00B37FDE">
        <w:t xml:space="preserve">are </w:t>
      </w:r>
      <w:r w:rsidR="00105458" w:rsidRPr="00E67A80">
        <w:t>an important summer f</w:t>
      </w:r>
      <w:r w:rsidR="005618F4">
        <w:t>orage</w:t>
      </w:r>
      <w:r w:rsidR="00105458" w:rsidRPr="00E67A80">
        <w:t xml:space="preserve"> for deer</w:t>
      </w:r>
      <w:ins w:id="369" w:author="Author">
        <w:r w:rsidR="00823773">
          <w:t xml:space="preserve">. </w:t>
        </w:r>
      </w:ins>
      <w:del w:id="370" w:author="Author">
        <w:r w:rsidR="00105458" w:rsidRPr="00E67A80" w:rsidDel="00823773">
          <w:delText xml:space="preserve"> (Gee et al. 1994). </w:delText>
        </w:r>
      </w:del>
      <w:r w:rsidR="00105458" w:rsidRPr="00E67A80">
        <w:t xml:space="preserve">The savanna treatments with </w:t>
      </w:r>
      <w:r w:rsidR="00CC5FED">
        <w:t xml:space="preserve">relatively </w:t>
      </w:r>
      <w:r w:rsidR="00105458" w:rsidRPr="00E67A80">
        <w:t>longer fire return intervals (HT2 and HT3) also had sizeable woody browse components</w:t>
      </w:r>
      <w:del w:id="371" w:author="Author">
        <w:r w:rsidR="00105458" w:rsidRPr="00E67A80" w:rsidDel="00823773">
          <w:delText xml:space="preserve">, but slightly less total ANPP compared to the </w:delText>
        </w:r>
        <w:r w:rsidR="00105458" w:rsidRPr="00E67A80" w:rsidDel="00435937">
          <w:delText>HT1 treatment</w:delText>
        </w:r>
      </w:del>
      <w:r w:rsidR="00105458" w:rsidRPr="00E67A80">
        <w:t>.</w:t>
      </w:r>
      <w:ins w:id="372" w:author="Author">
        <w:r w:rsidR="00823773">
          <w:t xml:space="preserve"> </w:t>
        </w:r>
        <w:r w:rsidR="00823773">
          <w:lastRenderedPageBreak/>
          <w:t>Forested treatments without prescribed fire had extremely low ANPP and would not provide suitable deer foraging habitat even with the increases in protein</w:t>
        </w:r>
        <w:r w:rsidR="009567E0">
          <w:t xml:space="preserve"> that we measured</w:t>
        </w:r>
        <w:r w:rsidR="00823773">
          <w:t>. From a forage perspective it appears treatments with intermediate levels of prescribed fire 2-4 years provide the most value to deer.</w:t>
        </w:r>
      </w:ins>
      <w:del w:id="373" w:author="Author">
        <w:r w:rsidR="00105458" w:rsidRPr="00E67A80" w:rsidDel="00823773">
          <w:delText xml:space="preserve"> If management goals are to combine improving deer habitat along with livestock production, particularly cattle grazing, savanna treatments are a good option as cattle and deer have little diet</w:delText>
        </w:r>
        <w:r w:rsidR="00324922" w:rsidDel="00823773">
          <w:delText>ary</w:delText>
        </w:r>
        <w:r w:rsidR="00105458" w:rsidRPr="00E67A80" w:rsidDel="00823773">
          <w:delText xml:space="preserve"> overlap</w:delText>
        </w:r>
        <w:r w:rsidR="00BB1952" w:rsidDel="00823773">
          <w:delText xml:space="preserve"> when cattle are properly stocked</w:delText>
        </w:r>
        <w:r w:rsidR="00105458" w:rsidRPr="00E67A80" w:rsidDel="00823773">
          <w:delText xml:space="preserve"> (Thill and Martin 1986</w:delText>
        </w:r>
        <w:r w:rsidR="00BB1952" w:rsidDel="00823773">
          <w:delText>, Jenks et al. 1991</w:delText>
        </w:r>
        <w:r w:rsidR="00105458" w:rsidRPr="00E67A80" w:rsidDel="00823773">
          <w:delText xml:space="preserve">). The cattle can utilize the large quantity of grasses and the deer can consume the forbs and woody browse. While the </w:delText>
        </w:r>
        <w:r w:rsidR="00AF42E4" w:rsidDel="00823773">
          <w:delText>forest</w:delText>
        </w:r>
        <w:r w:rsidR="00105458" w:rsidRPr="00E67A80" w:rsidDel="00823773">
          <w:delText xml:space="preserve"> treatments had lower total ANPP, a smaller percentage was grass, and many plants had increased CP especially in the RRB treatment. </w:delText>
        </w:r>
        <w:r w:rsidR="002160D7" w:rsidDel="00823773">
          <w:delText>For plant species commonly consumed by deer, i</w:delText>
        </w:r>
        <w:r w:rsidR="00105458" w:rsidRPr="00E67A80" w:rsidDel="00823773">
          <w:delText xml:space="preserve">ncreasing the CP </w:delText>
        </w:r>
        <w:r w:rsidR="00105458" w:rsidDel="00823773">
          <w:delText xml:space="preserve">during the summer </w:delText>
        </w:r>
        <w:r w:rsidR="00105458" w:rsidRPr="00E67A80" w:rsidDel="00823773">
          <w:delText>can</w:delText>
        </w:r>
        <w:r w:rsidR="00105458" w:rsidDel="00823773">
          <w:delText xml:space="preserve"> help deer meet key nutrient thresholds for </w:delText>
        </w:r>
        <w:r w:rsidR="00105458" w:rsidRPr="00E67A80" w:rsidDel="00823773">
          <w:delText>antler growth and</w:delText>
        </w:r>
        <w:r w:rsidR="00105458" w:rsidDel="00823773">
          <w:delText xml:space="preserve"> </w:delText>
        </w:r>
        <w:r w:rsidR="00741546" w:rsidRPr="00E67A80" w:rsidDel="00823773">
          <w:delText>lactation</w:delText>
        </w:r>
        <w:r w:rsidR="00324922" w:rsidDel="00823773">
          <w:delText xml:space="preserve"> </w:delText>
        </w:r>
        <w:r w:rsidR="00586F9E" w:rsidDel="00823773">
          <w:delText>(</w:delText>
        </w:r>
        <w:r w:rsidR="00105458" w:rsidRPr="00E67A80" w:rsidDel="00823773">
          <w:delText xml:space="preserve">Asleson </w:delText>
        </w:r>
        <w:r w:rsidR="00741546" w:rsidDel="00823773">
          <w:delText>et al.</w:delText>
        </w:r>
        <w:r w:rsidR="00105458" w:rsidRPr="00E67A80" w:rsidDel="00823773">
          <w:delText>1996, Jones et al. 2009, Lashley et al. 2011).</w:delText>
        </w:r>
        <w:r w:rsidR="00105458" w:rsidRPr="00E67A80" w:rsidDel="00823773">
          <w:tab/>
        </w:r>
      </w:del>
    </w:p>
    <w:p w14:paraId="6E75F547" w14:textId="77777777" w:rsidR="00823773" w:rsidRDefault="00823773">
      <w:pPr>
        <w:spacing w:line="480" w:lineRule="auto"/>
        <w:rPr>
          <w:ins w:id="374" w:author="Author"/>
        </w:rPr>
        <w:pPrChange w:id="375" w:author="Author">
          <w:pPr>
            <w:spacing w:line="480" w:lineRule="auto"/>
            <w:ind w:firstLine="720"/>
          </w:pPr>
        </w:pPrChange>
      </w:pPr>
    </w:p>
    <w:p w14:paraId="74C2325C" w14:textId="7A57C5DB" w:rsidR="0009383B" w:rsidDel="00823773" w:rsidRDefault="00823773" w:rsidP="0076080F">
      <w:pPr>
        <w:spacing w:line="480" w:lineRule="auto"/>
        <w:ind w:firstLine="720"/>
        <w:rPr>
          <w:del w:id="376" w:author="Author"/>
        </w:rPr>
      </w:pPr>
      <w:ins w:id="377" w:author="Author">
        <w:r w:rsidRPr="00E67A80">
          <w:t xml:space="preserve">It is likely that a </w:t>
        </w:r>
        <w:r w:rsidR="009567E0">
          <w:t xml:space="preserve">landscape-level </w:t>
        </w:r>
        <w:r w:rsidRPr="00E67A80">
          <w:t xml:space="preserve">management regime using two or more of these treatments to improve deer forage </w:t>
        </w:r>
        <w:r>
          <w:t xml:space="preserve">quality and quantity </w:t>
        </w:r>
        <w:r w:rsidRPr="00E67A80">
          <w:t xml:space="preserve">would be more effective than a single treatment. </w:t>
        </w:r>
        <w:r>
          <w:t>When s</w:t>
        </w:r>
        <w:r w:rsidRPr="00E67A80">
          <w:t xml:space="preserve">avanna ecosystems and forests </w:t>
        </w:r>
        <w:del w:id="378" w:author="Author">
          <w:r w:rsidRPr="00E67A80" w:rsidDel="007D1246">
            <w:delText xml:space="preserve">with higher </w:delText>
          </w:r>
          <w:r w:rsidDel="007D1246">
            <w:delText>CP</w:delText>
          </w:r>
          <w:r w:rsidRPr="00E67A80" w:rsidDel="007D1246">
            <w:delText xml:space="preserve"> </w:delText>
          </w:r>
        </w:del>
        <w:r w:rsidRPr="00E67A80">
          <w:t>occur in close enough proximity, deer could utilize both</w:t>
        </w:r>
        <w:r>
          <w:t>.</w:t>
        </w:r>
        <w:r w:rsidDel="00823773">
          <w:t xml:space="preserve"> </w:t>
        </w:r>
      </w:ins>
      <w:del w:id="379" w:author="Author">
        <w:r w:rsidR="009E01BD" w:rsidDel="00823773">
          <w:delText xml:space="preserve">Prescribed fire was necessary to increase understory ANPP in forested treatments and to maintain savanna conditions. Without </w:delText>
        </w:r>
        <w:r w:rsidR="009F19D1" w:rsidDel="00823773">
          <w:delText>the</w:delText>
        </w:r>
        <w:r w:rsidR="009E01BD" w:rsidDel="00823773">
          <w:delText xml:space="preserve"> continu</w:delText>
        </w:r>
        <w:r w:rsidR="004A1F67" w:rsidDel="00823773">
          <w:delText>ed</w:delText>
        </w:r>
        <w:r w:rsidR="00BB1952" w:rsidDel="00823773">
          <w:delText xml:space="preserve"> </w:delText>
        </w:r>
        <w:r w:rsidR="009E01BD" w:rsidDel="00823773">
          <w:delText>application of prescribed fire, the overstory will close and understory productivity will diminis</w:delText>
        </w:r>
        <w:r w:rsidR="00BB1952" w:rsidDel="00823773">
          <w:delText>h</w:delText>
        </w:r>
        <w:r w:rsidR="009E01BD" w:rsidDel="00823773">
          <w:delText xml:space="preserve"> </w:delText>
        </w:r>
        <w:r w:rsidR="00F1502E" w:rsidDel="00823773">
          <w:delText>to the point of near non-</w:delText>
        </w:r>
        <w:r w:rsidR="00BB1952" w:rsidDel="00823773">
          <w:delText>existence</w:delText>
        </w:r>
        <w:r w:rsidR="00F1502E" w:rsidDel="00823773">
          <w:delText xml:space="preserve"> </w:delText>
        </w:r>
        <w:r w:rsidR="009E01BD" w:rsidDel="00823773">
          <w:delText xml:space="preserve">as seen in the HT treatment. </w:delText>
        </w:r>
      </w:del>
      <w:ins w:id="380" w:author="Author">
        <w:r>
          <w:t>S</w:t>
        </w:r>
        <w:r w:rsidRPr="00E67A80">
          <w:t>avanna</w:t>
        </w:r>
        <w:r>
          <w:t xml:space="preserve"> treatments with longer (2-3 year) fire interval have greater amounts of potential forage for periods when deer are limited by forage quantity such as winter and early spring</w:t>
        </w:r>
        <w:del w:id="381" w:author="Author">
          <w:r w:rsidDel="007D1246">
            <w:delText xml:space="preserve"> or when at high population density</w:delText>
          </w:r>
        </w:del>
        <w:r>
          <w:t xml:space="preserve">. </w:t>
        </w:r>
        <w:r w:rsidR="007D1246">
          <w:t>F</w:t>
        </w:r>
        <w:del w:id="382" w:author="Author">
          <w:r w:rsidDel="007D1246">
            <w:delText>f</w:delText>
          </w:r>
        </w:del>
        <w:r>
          <w:t xml:space="preserve">orested areas </w:t>
        </w:r>
        <w:del w:id="383" w:author="Author">
          <w:r w:rsidDel="007D1246">
            <w:delText xml:space="preserve">also appear to </w:delText>
          </w:r>
        </w:del>
        <w:r>
          <w:t>have value for deer by providing forages with greater CP particularly in the summer when deer need high-quality forages for antler growth and lactation</w:t>
        </w:r>
      </w:ins>
      <w:del w:id="384" w:author="Author">
        <w:r w:rsidR="00F17796" w:rsidRPr="00E67A80" w:rsidDel="00823773">
          <w:delText xml:space="preserve">It is likely that a management regime using two or more of these treatments </w:delText>
        </w:r>
        <w:r w:rsidR="00DF5DF3" w:rsidRPr="00E67A80" w:rsidDel="00823773">
          <w:delText xml:space="preserve">to improve deer forage </w:delText>
        </w:r>
        <w:r w:rsidR="00F1502E" w:rsidDel="00823773">
          <w:delText xml:space="preserve">quality and quantity </w:delText>
        </w:r>
        <w:r w:rsidR="00F17796" w:rsidRPr="00E67A80" w:rsidDel="00823773">
          <w:delText xml:space="preserve">would be more effective than a single treatment. </w:delText>
        </w:r>
        <w:r w:rsidR="00C46C2D" w:rsidDel="00823773">
          <w:delText>When</w:delText>
        </w:r>
        <w:r w:rsidR="00C46C2D" w:rsidRPr="00E67A80" w:rsidDel="00823773">
          <w:delText xml:space="preserve"> </w:delText>
        </w:r>
        <w:r w:rsidR="00F17796" w:rsidRPr="00E67A80" w:rsidDel="00823773">
          <w:delText xml:space="preserve">savanna ecosystems with high </w:delText>
        </w:r>
        <w:r w:rsidR="00721A18" w:rsidDel="00823773">
          <w:delText>understory ANPP</w:delText>
        </w:r>
        <w:r w:rsidR="00F17796" w:rsidRPr="00E67A80" w:rsidDel="00823773">
          <w:delText xml:space="preserve"> and forests with higher </w:delText>
        </w:r>
        <w:r w:rsidR="00721A18" w:rsidDel="00823773">
          <w:delText>CP</w:delText>
        </w:r>
        <w:r w:rsidR="00F17796" w:rsidRPr="00E67A80" w:rsidDel="00823773">
          <w:delText xml:space="preserve"> occur in close enough proximity, deer could utilize both</w:delText>
        </w:r>
      </w:del>
      <w:ins w:id="385" w:author="Author">
        <w:del w:id="386" w:author="Author">
          <w:r w:rsidDel="007D1246">
            <w:delText xml:space="preserve"> given </w:delText>
          </w:r>
        </w:del>
      </w:ins>
      <w:r w:rsidR="00F17796" w:rsidRPr="00E67A80">
        <w:t xml:space="preserve">. </w:t>
      </w:r>
      <w:del w:id="387" w:author="Author">
        <w:r w:rsidR="00F17796" w:rsidRPr="00E67A80" w:rsidDel="00823773">
          <w:delText>Deer could consume the large amounts of available forage in the savannas and supplement it with forage</w:delText>
        </w:r>
        <w:r w:rsidR="00312FFA" w:rsidDel="00823773">
          <w:delText xml:space="preserve">s with higher </w:delText>
        </w:r>
        <w:r w:rsidR="00041F54" w:rsidDel="00823773">
          <w:delText>CP</w:delText>
        </w:r>
        <w:r w:rsidR="00F17796" w:rsidRPr="00E67A80" w:rsidDel="00823773">
          <w:delText xml:space="preserve"> </w:delText>
        </w:r>
        <w:r w:rsidR="00C46C2D" w:rsidDel="00823773">
          <w:delText>from</w:delText>
        </w:r>
        <w:r w:rsidR="00C46C2D" w:rsidRPr="00E67A80" w:rsidDel="00823773">
          <w:delText xml:space="preserve"> </w:delText>
        </w:r>
        <w:r w:rsidR="00F17796" w:rsidRPr="00E67A80" w:rsidDel="00823773">
          <w:delText xml:space="preserve">the forested areas. This mixing concept </w:delText>
        </w:r>
        <w:r w:rsidR="00DF5DF3" w:rsidDel="00823773">
          <w:delText xml:space="preserve">is used for </w:delText>
        </w:r>
        <w:r w:rsidR="00F17796" w:rsidRPr="00E67A80" w:rsidDel="00823773">
          <w:delText>both calculating carrying capacity for wildlife (Hobbs and Swift 1985) and observed in grazing systems utilizing growing</w:delText>
        </w:r>
        <w:r w:rsidR="00F17796" w:rsidRPr="00E67A80" w:rsidDel="00371B76">
          <w:delText xml:space="preserve"> </w:delText>
        </w:r>
        <w:r w:rsidR="00F17796" w:rsidRPr="00E67A80" w:rsidDel="00823773">
          <w:delText xml:space="preserve">season fire (Allred et al. 2011). </w:delText>
        </w:r>
      </w:del>
      <w:r w:rsidR="00F17796" w:rsidRPr="00E67A80">
        <w:t xml:space="preserve">This combination of </w:t>
      </w:r>
      <w:r w:rsidR="00721A18">
        <w:t>s</w:t>
      </w:r>
      <w:r w:rsidR="009E01BD">
        <w:t xml:space="preserve">avanna and </w:t>
      </w:r>
      <w:ins w:id="388" w:author="Author">
        <w:r>
          <w:t xml:space="preserve">burned </w:t>
        </w:r>
      </w:ins>
      <w:r w:rsidR="009E01BD">
        <w:t xml:space="preserve">forest </w:t>
      </w:r>
      <w:r w:rsidR="00F17796" w:rsidRPr="00E67A80">
        <w:t xml:space="preserve">treatments </w:t>
      </w:r>
      <w:r w:rsidR="00F1502E">
        <w:t xml:space="preserve">in a landscape mosaic </w:t>
      </w:r>
      <w:r w:rsidR="00F17796" w:rsidRPr="00E67A80">
        <w:t xml:space="preserve">could also provide different vegetation </w:t>
      </w:r>
      <w:r w:rsidR="00041F54">
        <w:t>structures</w:t>
      </w:r>
      <w:r w:rsidR="00F17796" w:rsidRPr="00E67A80">
        <w:t xml:space="preserve"> </w:t>
      </w:r>
      <w:ins w:id="389" w:author="Author">
        <w:r>
          <w:t>that benefit deer in other ways besides forage such as</w:t>
        </w:r>
      </w:ins>
      <w:del w:id="390" w:author="Author">
        <w:r w:rsidR="00F17796" w:rsidRPr="00E67A80" w:rsidDel="00823773">
          <w:delText>for</w:delText>
        </w:r>
      </w:del>
      <w:r w:rsidR="00F17796" w:rsidRPr="00E67A80">
        <w:t xml:space="preserve"> </w:t>
      </w:r>
      <w:ins w:id="391" w:author="Author">
        <w:r>
          <w:t xml:space="preserve">providing </w:t>
        </w:r>
      </w:ins>
      <w:r w:rsidR="00F17796" w:rsidRPr="00E67A80">
        <w:t xml:space="preserve">bedding and fawning cover </w:t>
      </w:r>
      <w:r w:rsidR="00041F54">
        <w:t xml:space="preserve">and </w:t>
      </w:r>
      <w:r w:rsidR="00B8101D">
        <w:t xml:space="preserve">enhance </w:t>
      </w:r>
      <w:r w:rsidR="00041F54">
        <w:t xml:space="preserve">the </w:t>
      </w:r>
      <w:r w:rsidR="00F17796" w:rsidRPr="00E67A80">
        <w:t>u</w:t>
      </w:r>
      <w:r w:rsidR="0098318D">
        <w:t>se</w:t>
      </w:r>
      <w:r w:rsidR="00F17796" w:rsidRPr="00E67A80">
        <w:t xml:space="preserve"> of </w:t>
      </w:r>
      <w:r w:rsidR="00041F54">
        <w:t xml:space="preserve">the entire </w:t>
      </w:r>
      <w:r w:rsidR="00F17796" w:rsidRPr="00E67A80">
        <w:t>area.</w:t>
      </w:r>
      <w:r w:rsidR="00C11B30">
        <w:t xml:space="preserve"> </w:t>
      </w:r>
    </w:p>
    <w:p w14:paraId="1C44F9A7" w14:textId="1F641E5E" w:rsidR="00F17796" w:rsidRPr="00E67A80" w:rsidRDefault="0009383B" w:rsidP="0076080F">
      <w:pPr>
        <w:spacing w:line="480" w:lineRule="auto"/>
        <w:ind w:firstLine="720"/>
      </w:pPr>
      <w:r>
        <w:t xml:space="preserve">As family forest owners, </w:t>
      </w:r>
      <w:del w:id="392" w:author="Author">
        <w:r w:rsidDel="00435937">
          <w:delText>N</w:delText>
        </w:r>
        <w:r w:rsidR="00435937" w:rsidDel="00435937">
          <w:delText xml:space="preserve">on </w:delText>
        </w:r>
        <w:r w:rsidDel="00435937">
          <w:delText>G</w:delText>
        </w:r>
        <w:r w:rsidR="00435937" w:rsidDel="00435937">
          <w:delText>Governmental</w:delText>
        </w:r>
      </w:del>
      <w:ins w:id="393" w:author="Author">
        <w:r w:rsidR="00435937">
          <w:t>Non-Governmental</w:t>
        </w:r>
      </w:ins>
      <w:r w:rsidR="00435937">
        <w:t xml:space="preserve"> </w:t>
      </w:r>
      <w:del w:id="394" w:author="Author">
        <w:r w:rsidDel="00435937">
          <w:delText>O</w:delText>
        </w:r>
        <w:r w:rsidR="00435937" w:rsidDel="00435937">
          <w:delText>ranganization</w:delText>
        </w:r>
        <w:r w:rsidDel="00435937">
          <w:delText>’s</w:delText>
        </w:r>
      </w:del>
      <w:r w:rsidR="00435937">
        <w:t>Organizations</w:t>
      </w:r>
      <w:r>
        <w:t>, and government agencies focus on multiple objectives that include improvement of wildlife habitat, the maintenance or periodic establishment of patches of early successional habitat is essential to increase forage quantity.</w:t>
      </w:r>
      <w:del w:id="395" w:author="Author">
        <w:r w:rsidDel="00823773">
          <w:delText xml:space="preserve"> </w:delText>
        </w:r>
      </w:del>
      <w:r>
        <w:t xml:space="preserve"> </w:t>
      </w:r>
      <w:del w:id="396" w:author="Author">
        <w:r w:rsidDel="007D1246">
          <w:delText>While t</w:delText>
        </w:r>
      </w:del>
      <w:ins w:id="397" w:author="Author">
        <w:r w:rsidR="007D1246">
          <w:t>T</w:t>
        </w:r>
      </w:ins>
      <w:r>
        <w:t>his can be done through harvesting</w:t>
      </w:r>
      <w:ins w:id="398" w:author="Author">
        <w:r w:rsidR="007D1246">
          <w:t xml:space="preserve"> and</w:t>
        </w:r>
      </w:ins>
      <w:del w:id="399" w:author="Author">
        <w:r w:rsidDel="007D1246">
          <w:delText>,</w:delText>
        </w:r>
      </w:del>
      <w:r>
        <w:t xml:space="preserve"> prescribed fire </w:t>
      </w:r>
      <w:del w:id="400" w:author="Author">
        <w:r w:rsidDel="007D1246">
          <w:delText xml:space="preserve">appears </w:delText>
        </w:r>
      </w:del>
      <w:ins w:id="401" w:author="Author">
        <w:r w:rsidR="007D1246">
          <w:t>which has the</w:t>
        </w:r>
      </w:ins>
      <w:del w:id="402" w:author="Author">
        <w:r w:rsidDel="007D1246">
          <w:delText xml:space="preserve">to have </w:delText>
        </w:r>
      </w:del>
      <w:ins w:id="403" w:author="Author">
        <w:r w:rsidR="007D1246">
          <w:t xml:space="preserve"> </w:t>
        </w:r>
      </w:ins>
      <w:r>
        <w:t xml:space="preserve">additional benefits related to reduction of litter layer. </w:t>
      </w:r>
      <w:ins w:id="404" w:author="Author">
        <w:r w:rsidR="007D1246">
          <w:t xml:space="preserve">Our results reinforce that </w:t>
        </w:r>
      </w:ins>
      <w:del w:id="405" w:author="Author">
        <w:r w:rsidDel="00823773">
          <w:delText xml:space="preserve"> </w:delText>
        </w:r>
        <w:r w:rsidR="0032163A" w:rsidDel="007D1246">
          <w:delText>H</w:delText>
        </w:r>
      </w:del>
      <w:ins w:id="406" w:author="Author">
        <w:r w:rsidR="007D1246">
          <w:t>h</w:t>
        </w:r>
      </w:ins>
      <w:r w:rsidR="0032163A">
        <w:t xml:space="preserve">eterogeneity </w:t>
      </w:r>
      <w:del w:id="407" w:author="Author">
        <w:r w:rsidR="0032163A" w:rsidDel="007D1246">
          <w:delText>will also benefit</w:delText>
        </w:r>
      </w:del>
      <w:ins w:id="408" w:author="Author">
        <w:r w:rsidR="007D1246">
          <w:t>benefits</w:t>
        </w:r>
      </w:ins>
      <w:r w:rsidR="0032163A">
        <w:t xml:space="preserve"> wildlife objectives by providing a variety of different forage and browse species, qualities, and timing of availabilities.</w:t>
      </w:r>
    </w:p>
    <w:p w14:paraId="322F4AA7" w14:textId="77777777" w:rsidR="00F17796" w:rsidRDefault="00F17796" w:rsidP="008A4168">
      <w:pPr>
        <w:spacing w:line="480" w:lineRule="auto"/>
        <w:rPr>
          <w:b/>
        </w:rPr>
      </w:pPr>
    </w:p>
    <w:p w14:paraId="337B50E0" w14:textId="0B20E8B9" w:rsidR="00683027" w:rsidRDefault="00683027" w:rsidP="008A4168">
      <w:pPr>
        <w:spacing w:line="480" w:lineRule="auto"/>
        <w:rPr>
          <w:b/>
        </w:rPr>
      </w:pPr>
      <w:r>
        <w:rPr>
          <w:b/>
        </w:rPr>
        <w:t>ACKNOWLEDGEMENTS</w:t>
      </w:r>
    </w:p>
    <w:p w14:paraId="0C2982E7" w14:textId="7BBF95E4" w:rsidR="00C46C2D" w:rsidRPr="002A78DC" w:rsidRDefault="00C46C2D" w:rsidP="00C46C2D">
      <w:pPr>
        <w:autoSpaceDE w:val="0"/>
        <w:autoSpaceDN w:val="0"/>
        <w:adjustRightInd w:val="0"/>
        <w:spacing w:line="480" w:lineRule="auto"/>
      </w:pPr>
      <w:r w:rsidRPr="002A78DC">
        <w:lastRenderedPageBreak/>
        <w:t>We thank</w:t>
      </w:r>
      <w:r>
        <w:t xml:space="preserve"> </w:t>
      </w:r>
      <w:r w:rsidRPr="002A78DC">
        <w:t>the Oklahoma Department of Wildlife Conservation, J</w:t>
      </w:r>
      <w:r w:rsidR="0009383B">
        <w:t>ack</w:t>
      </w:r>
      <w:r w:rsidRPr="002A78DC">
        <w:t xml:space="preserve"> </w:t>
      </w:r>
      <w:proofErr w:type="spellStart"/>
      <w:r w:rsidRPr="002A78DC">
        <w:t>Waymire</w:t>
      </w:r>
      <w:proofErr w:type="spellEnd"/>
      <w:r>
        <w:t>,</w:t>
      </w:r>
      <w:r w:rsidR="00166A60">
        <w:t xml:space="preserve"> N</w:t>
      </w:r>
      <w:r w:rsidR="0009383B">
        <w:t>oah</w:t>
      </w:r>
      <w:r w:rsidR="00166A60">
        <w:t xml:space="preserve"> Shepard,</w:t>
      </w:r>
      <w:r w:rsidRPr="002A78DC">
        <w:t xml:space="preserve"> and the </w:t>
      </w:r>
      <w:r w:rsidR="0009383B">
        <w:t>researchers at</w:t>
      </w:r>
      <w:r w:rsidRPr="002A78DC">
        <w:t xml:space="preserve"> the Kiamichi Forestry Research Station for</w:t>
      </w:r>
      <w:r>
        <w:t xml:space="preserve"> </w:t>
      </w:r>
      <w:r w:rsidRPr="002A78DC">
        <w:t xml:space="preserve">managing the study area </w:t>
      </w:r>
      <w:r w:rsidR="00166A60">
        <w:t xml:space="preserve">and </w:t>
      </w:r>
      <w:r>
        <w:t xml:space="preserve">for help with </w:t>
      </w:r>
      <w:r w:rsidRPr="002A78DC">
        <w:t>field work. The study was sponsored by USDA – NIFA (Grant #</w:t>
      </w:r>
      <w:r w:rsidRPr="00727986">
        <w:rPr>
          <w:color w:val="000000" w:themeColor="text1"/>
          <w:shd w:val="clear" w:color="auto" w:fill="FFFFFF"/>
        </w:rPr>
        <w:t>2018-67014-27504</w:t>
      </w:r>
      <w:r w:rsidRPr="00727986">
        <w:rPr>
          <w:rFonts w:ascii="Arial" w:hAnsi="Arial" w:cs="Arial"/>
          <w:color w:val="000000" w:themeColor="text1"/>
          <w:shd w:val="clear" w:color="auto" w:fill="FFFFFF"/>
        </w:rPr>
        <w:t xml:space="preserve"> </w:t>
      </w:r>
      <w:r w:rsidRPr="00727986">
        <w:rPr>
          <w:color w:val="000000" w:themeColor="text1"/>
        </w:rPr>
        <w:t>and WNP00009</w:t>
      </w:r>
      <w:r w:rsidRPr="002A78DC">
        <w:t>). Additional funding was provided by Oklahoma Agricultural Experiment</w:t>
      </w:r>
      <w:r>
        <w:t xml:space="preserve"> </w:t>
      </w:r>
      <w:r w:rsidRPr="002A78DC">
        <w:t xml:space="preserve">Station, McIntire-Stennis project # OKL0 </w:t>
      </w:r>
      <w:r>
        <w:t>3151</w:t>
      </w:r>
      <w:r w:rsidRPr="002A78DC">
        <w:t>, Oklahoma Forestry Services</w:t>
      </w:r>
      <w:r w:rsidR="0009383B">
        <w:t xml:space="preserve">, and the endowment for the </w:t>
      </w:r>
      <w:proofErr w:type="spellStart"/>
      <w:r w:rsidR="0009383B">
        <w:t>Sarkey’s</w:t>
      </w:r>
      <w:proofErr w:type="spellEnd"/>
      <w:r w:rsidR="0009383B">
        <w:t xml:space="preserve"> Distinguished Professorship</w:t>
      </w:r>
      <w:r w:rsidRPr="002A78DC">
        <w:t>.</w:t>
      </w:r>
    </w:p>
    <w:p w14:paraId="60025F3E" w14:textId="77777777" w:rsidR="00FF7655" w:rsidRPr="00E74378" w:rsidRDefault="00FF7655" w:rsidP="00E74378">
      <w:pPr>
        <w:autoSpaceDE w:val="0"/>
        <w:autoSpaceDN w:val="0"/>
        <w:adjustRightInd w:val="0"/>
        <w:spacing w:line="480" w:lineRule="auto"/>
        <w:ind w:left="720"/>
      </w:pPr>
    </w:p>
    <w:p w14:paraId="703E400A" w14:textId="6D25897E" w:rsidR="00717CC4" w:rsidRPr="00717CC4" w:rsidRDefault="00F17BC2" w:rsidP="00E74378">
      <w:pPr>
        <w:spacing w:before="100" w:beforeAutospacing="1" w:after="100" w:afterAutospacing="1" w:line="480" w:lineRule="auto"/>
        <w:ind w:left="720" w:hanging="720"/>
        <w:rPr>
          <w:b/>
          <w:color w:val="222222"/>
          <w:shd w:val="clear" w:color="auto" w:fill="FFFFFF"/>
        </w:rPr>
      </w:pPr>
      <w:r w:rsidRPr="00717CC4">
        <w:rPr>
          <w:b/>
          <w:color w:val="222222"/>
          <w:shd w:val="clear" w:color="auto" w:fill="FFFFFF"/>
        </w:rPr>
        <w:t>References</w:t>
      </w:r>
    </w:p>
    <w:p w14:paraId="2F9C0F25" w14:textId="77777777" w:rsidR="00717CC4" w:rsidRPr="00E74378" w:rsidRDefault="00717CC4" w:rsidP="00717CC4">
      <w:pPr>
        <w:autoSpaceDE w:val="0"/>
        <w:autoSpaceDN w:val="0"/>
        <w:adjustRightInd w:val="0"/>
        <w:spacing w:line="480" w:lineRule="auto"/>
        <w:rPr>
          <w:color w:val="222222"/>
          <w:shd w:val="clear" w:color="auto" w:fill="FFFFFF"/>
        </w:rPr>
      </w:pPr>
      <w:r w:rsidRPr="00E74378">
        <w:rPr>
          <w:color w:val="222222"/>
          <w:shd w:val="clear" w:color="auto" w:fill="FFFFFF"/>
        </w:rPr>
        <w:t xml:space="preserve">Adhikari, A., R. Masters, C.B., Zou, K., </w:t>
      </w:r>
      <w:proofErr w:type="spellStart"/>
      <w:r w:rsidRPr="00E74378">
        <w:rPr>
          <w:color w:val="222222"/>
          <w:shd w:val="clear" w:color="auto" w:fill="FFFFFF"/>
        </w:rPr>
        <w:t>Mainali</w:t>
      </w:r>
      <w:proofErr w:type="spellEnd"/>
      <w:r w:rsidRPr="00E74378">
        <w:rPr>
          <w:color w:val="222222"/>
          <w:shd w:val="clear" w:color="auto" w:fill="FFFFFF"/>
        </w:rPr>
        <w:t>, O. Joshi, and Will, R. E. 2021</w:t>
      </w:r>
      <w:r>
        <w:rPr>
          <w:color w:val="222222"/>
          <w:shd w:val="clear" w:color="auto" w:fill="FFFFFF"/>
        </w:rPr>
        <w:t>a</w:t>
      </w:r>
      <w:r w:rsidRPr="00E74378">
        <w:rPr>
          <w:color w:val="222222"/>
          <w:shd w:val="clear" w:color="auto" w:fill="FFFFFF"/>
        </w:rPr>
        <w:t xml:space="preserve">. </w:t>
      </w:r>
    </w:p>
    <w:p w14:paraId="709211BD" w14:textId="4F9FE120" w:rsidR="00717CC4" w:rsidRPr="00717CC4" w:rsidRDefault="00717CC4" w:rsidP="00717CC4">
      <w:pPr>
        <w:autoSpaceDE w:val="0"/>
        <w:autoSpaceDN w:val="0"/>
        <w:adjustRightInd w:val="0"/>
        <w:spacing w:line="480" w:lineRule="auto"/>
        <w:ind w:left="720"/>
      </w:pPr>
      <w:r w:rsidRPr="00E74378">
        <w:rPr>
          <w:color w:val="222222"/>
          <w:shd w:val="clear" w:color="auto" w:fill="FFFFFF"/>
        </w:rPr>
        <w:t>Management and climate variability effects on understory productivity of forest and savanna ecosystems in Oklahoma, USA. Ecosphere 12</w:t>
      </w:r>
      <w:r>
        <w:t xml:space="preserve">, </w:t>
      </w:r>
      <w:r w:rsidRPr="00E74378">
        <w:t>e03576. 10.1002/ecs2.3576</w:t>
      </w:r>
    </w:p>
    <w:p w14:paraId="6401EADE" w14:textId="2797D9A5" w:rsidR="00717CC4" w:rsidRDefault="00717CC4" w:rsidP="00E74378">
      <w:pPr>
        <w:spacing w:before="100" w:beforeAutospacing="1" w:after="100" w:afterAutospacing="1" w:line="480" w:lineRule="auto"/>
        <w:ind w:left="720" w:hanging="720"/>
        <w:rPr>
          <w:color w:val="222222"/>
          <w:shd w:val="clear" w:color="auto" w:fill="FFFFFF"/>
        </w:rPr>
      </w:pPr>
      <w:r w:rsidRPr="00717CC4">
        <w:rPr>
          <w:color w:val="222222"/>
          <w:shd w:val="clear" w:color="auto" w:fill="FFFFFF"/>
        </w:rPr>
        <w:t xml:space="preserve">Adhikari, A., R. Masters, H. Adams, K. </w:t>
      </w:r>
      <w:proofErr w:type="spellStart"/>
      <w:r w:rsidRPr="00717CC4">
        <w:rPr>
          <w:color w:val="222222"/>
          <w:shd w:val="clear" w:color="auto" w:fill="FFFFFF"/>
        </w:rPr>
        <w:t>Mainali</w:t>
      </w:r>
      <w:proofErr w:type="spellEnd"/>
      <w:r w:rsidRPr="00717CC4">
        <w:rPr>
          <w:color w:val="222222"/>
          <w:shd w:val="clear" w:color="auto" w:fill="FFFFFF"/>
        </w:rPr>
        <w:t xml:space="preserve">, C.B. Zou, O. Joshi, and R.E. Will.  2021b. Effects of climate variability and management on shortleaf pine radial growth across a forest-savanna continuum in a 34-year experiment.  Forest Ecology and Management. 491, 119125 </w:t>
      </w:r>
      <w:r w:rsidRPr="00E57924">
        <w:rPr>
          <w:color w:val="222222"/>
          <w:shd w:val="clear" w:color="auto" w:fill="FFFFFF"/>
        </w:rPr>
        <w:t>https, //doi.org/10.1016/j.foreco.2021.119125</w:t>
      </w:r>
    </w:p>
    <w:p w14:paraId="638539EF" w14:textId="2A0238D2" w:rsidR="00CA59C2" w:rsidRPr="00E74378" w:rsidDel="000368D9" w:rsidRDefault="00CA59C2" w:rsidP="00E74378">
      <w:pPr>
        <w:spacing w:before="100" w:beforeAutospacing="1" w:after="100" w:afterAutospacing="1" w:line="480" w:lineRule="auto"/>
        <w:ind w:left="720" w:hanging="720"/>
        <w:rPr>
          <w:del w:id="409" w:author="Author"/>
        </w:rPr>
      </w:pPr>
      <w:del w:id="410" w:author="Author">
        <w:r w:rsidRPr="00E74378" w:rsidDel="000368D9">
          <w:rPr>
            <w:color w:val="222222"/>
            <w:shd w:val="clear" w:color="auto" w:fill="FFFFFF"/>
          </w:rPr>
          <w:delText xml:space="preserve">Allred, B. W., </w:delText>
        </w:r>
        <w:r w:rsidR="006309F8" w:rsidRPr="00E74378" w:rsidDel="000368D9">
          <w:rPr>
            <w:color w:val="222222"/>
            <w:shd w:val="clear" w:color="auto" w:fill="FFFFFF"/>
          </w:rPr>
          <w:delText xml:space="preserve">S. D. </w:delText>
        </w:r>
        <w:r w:rsidRPr="00E74378" w:rsidDel="000368D9">
          <w:rPr>
            <w:color w:val="222222"/>
            <w:shd w:val="clear" w:color="auto" w:fill="FFFFFF"/>
          </w:rPr>
          <w:delText xml:space="preserve">Fuhlendorf, </w:delText>
        </w:r>
        <w:r w:rsidR="006309F8" w:rsidRPr="00E74378" w:rsidDel="000368D9">
          <w:rPr>
            <w:color w:val="222222"/>
            <w:shd w:val="clear" w:color="auto" w:fill="FFFFFF"/>
          </w:rPr>
          <w:delText xml:space="preserve">D. M. </w:delText>
        </w:r>
        <w:r w:rsidRPr="00E74378" w:rsidDel="000368D9">
          <w:rPr>
            <w:color w:val="222222"/>
            <w:shd w:val="clear" w:color="auto" w:fill="FFFFFF"/>
          </w:rPr>
          <w:delText xml:space="preserve">Engle, and </w:delText>
        </w:r>
        <w:r w:rsidR="006309F8" w:rsidRPr="00E74378" w:rsidDel="000368D9">
          <w:rPr>
            <w:color w:val="222222"/>
            <w:shd w:val="clear" w:color="auto" w:fill="FFFFFF"/>
          </w:rPr>
          <w:delText xml:space="preserve">R. D </w:delText>
        </w:r>
        <w:r w:rsidRPr="00E74378" w:rsidDel="000368D9">
          <w:rPr>
            <w:color w:val="222222"/>
            <w:shd w:val="clear" w:color="auto" w:fill="FFFFFF"/>
          </w:rPr>
          <w:delText>Elmore</w:delText>
        </w:r>
        <w:r w:rsidR="006309F8" w:rsidRPr="00E74378" w:rsidDel="000368D9">
          <w:rPr>
            <w:color w:val="222222"/>
            <w:shd w:val="clear" w:color="auto" w:fill="FFFFFF"/>
          </w:rPr>
          <w:delText>.</w:delText>
        </w:r>
        <w:r w:rsidRPr="00E74378" w:rsidDel="000368D9">
          <w:rPr>
            <w:color w:val="222222"/>
            <w:shd w:val="clear" w:color="auto" w:fill="FFFFFF"/>
          </w:rPr>
          <w:delText xml:space="preserve"> 2011. Ungulate preference for burned patches reveals strength of fire–grazing interaction.</w:delText>
        </w:r>
        <w:r w:rsidRPr="00E74378" w:rsidDel="000368D9">
          <w:rPr>
            <w:rStyle w:val="apple-converted-space"/>
            <w:color w:val="222222"/>
            <w:shd w:val="clear" w:color="auto" w:fill="FFFFFF"/>
          </w:rPr>
          <w:delText> </w:delText>
        </w:r>
        <w:r w:rsidRPr="00E74378" w:rsidDel="000368D9">
          <w:rPr>
            <w:iCs/>
            <w:color w:val="222222"/>
          </w:rPr>
          <w:delText>Ecology and Evolution</w:delText>
        </w:r>
        <w:r w:rsidR="006309F8" w:rsidRPr="00E74378" w:rsidDel="000368D9">
          <w:rPr>
            <w:iCs/>
            <w:color w:val="222222"/>
          </w:rPr>
          <w:delText xml:space="preserve"> </w:delText>
        </w:r>
        <w:r w:rsidRPr="00E74378" w:rsidDel="000368D9">
          <w:rPr>
            <w:iCs/>
            <w:color w:val="222222"/>
          </w:rPr>
          <w:delText>1</w:delText>
        </w:r>
        <w:r w:rsidR="00692563" w:rsidDel="000368D9">
          <w:rPr>
            <w:color w:val="222222"/>
            <w:shd w:val="clear" w:color="auto" w:fill="FFFFFF"/>
          </w:rPr>
          <w:delText xml:space="preserve">, </w:delText>
        </w:r>
        <w:r w:rsidRPr="00E74378" w:rsidDel="000368D9">
          <w:rPr>
            <w:color w:val="222222"/>
            <w:shd w:val="clear" w:color="auto" w:fill="FFFFFF"/>
          </w:rPr>
          <w:delText>132-144.</w:delText>
        </w:r>
      </w:del>
    </w:p>
    <w:p w14:paraId="4008B184" w14:textId="73B253CA" w:rsidR="00CA59C2" w:rsidRPr="00E74378" w:rsidRDefault="00CA59C2" w:rsidP="00E74378">
      <w:pPr>
        <w:spacing w:before="100" w:beforeAutospacing="1" w:after="100" w:afterAutospacing="1" w:line="480" w:lineRule="auto"/>
        <w:ind w:left="720" w:hanging="720"/>
      </w:pPr>
      <w:proofErr w:type="spellStart"/>
      <w:r w:rsidRPr="00E74378">
        <w:t>Asleson</w:t>
      </w:r>
      <w:proofErr w:type="spellEnd"/>
      <w:r w:rsidRPr="00E74378">
        <w:t xml:space="preserve">, M. A., </w:t>
      </w:r>
      <w:r w:rsidR="006309F8" w:rsidRPr="00E74378">
        <w:t xml:space="preserve">E. C. </w:t>
      </w:r>
      <w:proofErr w:type="spellStart"/>
      <w:r w:rsidRPr="00E74378">
        <w:t>Hellgren</w:t>
      </w:r>
      <w:proofErr w:type="spellEnd"/>
      <w:r w:rsidRPr="00E74378">
        <w:t xml:space="preserve">, and </w:t>
      </w:r>
      <w:r w:rsidR="006309F8" w:rsidRPr="00E74378">
        <w:t xml:space="preserve">L. W. </w:t>
      </w:r>
      <w:r w:rsidRPr="00E74378">
        <w:t>Varner</w:t>
      </w:r>
      <w:r w:rsidR="006309F8" w:rsidRPr="00E74378">
        <w:t>.</w:t>
      </w:r>
      <w:r w:rsidRPr="00E74378">
        <w:t xml:space="preserve"> 1996. Nitrogen requirements for antler growth and maintenance in white-tailed deer. </w:t>
      </w:r>
      <w:r w:rsidRPr="00E74378">
        <w:rPr>
          <w:iCs/>
        </w:rPr>
        <w:t>The Journal of Wildlife Management</w:t>
      </w:r>
      <w:r w:rsidRPr="00E74378">
        <w:t xml:space="preserve"> 60</w:t>
      </w:r>
      <w:r w:rsidR="00692563">
        <w:t xml:space="preserve">, </w:t>
      </w:r>
      <w:r w:rsidRPr="00E74378">
        <w:t>744-752.</w:t>
      </w:r>
    </w:p>
    <w:p w14:paraId="288EFDDB" w14:textId="498896C1" w:rsidR="00CA59C2" w:rsidRPr="00E74378" w:rsidDel="000368D9" w:rsidRDefault="00CA59C2" w:rsidP="00E74378">
      <w:pPr>
        <w:spacing w:before="100" w:beforeAutospacing="1" w:after="100" w:afterAutospacing="1" w:line="480" w:lineRule="auto"/>
        <w:ind w:left="720" w:hanging="720"/>
        <w:rPr>
          <w:del w:id="411" w:author="Author"/>
        </w:rPr>
      </w:pPr>
      <w:del w:id="412" w:author="Author">
        <w:r w:rsidRPr="00E74378" w:rsidDel="000368D9">
          <w:lastRenderedPageBreak/>
          <w:delText>Augustine, D. J. 1996. </w:delText>
        </w:r>
        <w:r w:rsidRPr="00E74378" w:rsidDel="000368D9">
          <w:rPr>
            <w:iCs/>
          </w:rPr>
          <w:delText>Grazing patterns and impacts of white-tailed deer in a fragmented forest ecosystem</w:delText>
        </w:r>
        <w:r w:rsidRPr="00E74378" w:rsidDel="000368D9">
          <w:delText xml:space="preserve">. </w:delText>
        </w:r>
        <w:r w:rsidR="006309F8" w:rsidRPr="00E74378" w:rsidDel="000368D9">
          <w:delText>D</w:delText>
        </w:r>
        <w:r w:rsidRPr="00E74378" w:rsidDel="000368D9">
          <w:delText xml:space="preserve">issertation, University of Minnesota., Minneapolis, </w:delText>
        </w:r>
        <w:r w:rsidR="006309F8" w:rsidRPr="00E74378" w:rsidDel="000368D9">
          <w:delText>USA</w:delText>
        </w:r>
        <w:r w:rsidRPr="00E74378" w:rsidDel="000368D9">
          <w:delText>.</w:delText>
        </w:r>
      </w:del>
    </w:p>
    <w:p w14:paraId="10AD796D" w14:textId="2420C127" w:rsidR="00CA59C2" w:rsidRPr="00E74378" w:rsidRDefault="00CA59C2" w:rsidP="00E74378">
      <w:pPr>
        <w:pStyle w:val="NormalWeb"/>
        <w:spacing w:line="480" w:lineRule="auto"/>
        <w:ind w:left="720" w:hanging="720"/>
        <w:rPr>
          <w:color w:val="222222"/>
          <w:shd w:val="clear" w:color="auto" w:fill="FFFFFF"/>
        </w:rPr>
      </w:pPr>
      <w:proofErr w:type="spellStart"/>
      <w:r w:rsidRPr="00E74378">
        <w:rPr>
          <w:color w:val="222222"/>
          <w:shd w:val="clear" w:color="auto" w:fill="FFFFFF"/>
        </w:rPr>
        <w:t>Balde</w:t>
      </w:r>
      <w:proofErr w:type="spellEnd"/>
      <w:r w:rsidRPr="00E74378">
        <w:rPr>
          <w:color w:val="222222"/>
          <w:shd w:val="clear" w:color="auto" w:fill="FFFFFF"/>
        </w:rPr>
        <w:t xml:space="preserve">, A. T., </w:t>
      </w:r>
      <w:r w:rsidR="006309F8" w:rsidRPr="00E74378">
        <w:rPr>
          <w:color w:val="222222"/>
          <w:shd w:val="clear" w:color="auto" w:fill="FFFFFF"/>
        </w:rPr>
        <w:t xml:space="preserve">J. H. </w:t>
      </w:r>
      <w:proofErr w:type="spellStart"/>
      <w:r w:rsidRPr="00E74378">
        <w:rPr>
          <w:color w:val="222222"/>
          <w:shd w:val="clear" w:color="auto" w:fill="FFFFFF"/>
        </w:rPr>
        <w:t>Vandersall</w:t>
      </w:r>
      <w:proofErr w:type="spellEnd"/>
      <w:r w:rsidRPr="00E74378">
        <w:rPr>
          <w:color w:val="222222"/>
          <w:shd w:val="clear" w:color="auto" w:fill="FFFFFF"/>
        </w:rPr>
        <w:t xml:space="preserve">, </w:t>
      </w:r>
      <w:r w:rsidR="006309F8" w:rsidRPr="00E74378">
        <w:rPr>
          <w:color w:val="222222"/>
          <w:shd w:val="clear" w:color="auto" w:fill="FFFFFF"/>
        </w:rPr>
        <w:t xml:space="preserve">R. A. </w:t>
      </w:r>
      <w:r w:rsidRPr="00E74378">
        <w:rPr>
          <w:color w:val="222222"/>
          <w:shd w:val="clear" w:color="auto" w:fill="FFFFFF"/>
        </w:rPr>
        <w:t xml:space="preserve">Erdman, </w:t>
      </w:r>
      <w:r w:rsidR="006309F8" w:rsidRPr="00E74378">
        <w:rPr>
          <w:color w:val="222222"/>
          <w:shd w:val="clear" w:color="auto" w:fill="FFFFFF"/>
        </w:rPr>
        <w:t xml:space="preserve">J. B. </w:t>
      </w:r>
      <w:r w:rsidRPr="00E74378">
        <w:rPr>
          <w:color w:val="222222"/>
          <w:shd w:val="clear" w:color="auto" w:fill="FFFFFF"/>
        </w:rPr>
        <w:t xml:space="preserve">Reeves III., and </w:t>
      </w:r>
      <w:r w:rsidR="006309F8" w:rsidRPr="00E74378">
        <w:rPr>
          <w:color w:val="222222"/>
          <w:shd w:val="clear" w:color="auto" w:fill="FFFFFF"/>
        </w:rPr>
        <w:t xml:space="preserve">B. P. </w:t>
      </w:r>
      <w:r w:rsidRPr="00E74378">
        <w:rPr>
          <w:color w:val="222222"/>
          <w:shd w:val="clear" w:color="auto" w:fill="FFFFFF"/>
        </w:rPr>
        <w:t>Glenn</w:t>
      </w:r>
      <w:r w:rsidR="006309F8" w:rsidRPr="00E74378">
        <w:rPr>
          <w:color w:val="222222"/>
          <w:shd w:val="clear" w:color="auto" w:fill="FFFFFF"/>
        </w:rPr>
        <w:t xml:space="preserve">. </w:t>
      </w:r>
      <w:r w:rsidRPr="00E74378">
        <w:rPr>
          <w:color w:val="222222"/>
          <w:shd w:val="clear" w:color="auto" w:fill="FFFFFF"/>
        </w:rPr>
        <w:t xml:space="preserve">1993. Effect of stage of maturity of alfalfa and </w:t>
      </w:r>
      <w:proofErr w:type="spellStart"/>
      <w:r w:rsidRPr="00E74378">
        <w:rPr>
          <w:color w:val="222222"/>
          <w:shd w:val="clear" w:color="auto" w:fill="FFFFFF"/>
        </w:rPr>
        <w:t>orchardgrass</w:t>
      </w:r>
      <w:proofErr w:type="spellEnd"/>
      <w:r w:rsidRPr="00E74378">
        <w:rPr>
          <w:color w:val="222222"/>
          <w:shd w:val="clear" w:color="auto" w:fill="FFFFFF"/>
        </w:rPr>
        <w:t xml:space="preserve"> on in situ dry matter and crude protein degradability and amino acid composition.</w:t>
      </w:r>
      <w:r w:rsidRPr="00E74378">
        <w:rPr>
          <w:rStyle w:val="apple-converted-space"/>
          <w:color w:val="222222"/>
          <w:shd w:val="clear" w:color="auto" w:fill="FFFFFF"/>
        </w:rPr>
        <w:t> </w:t>
      </w:r>
      <w:r w:rsidRPr="00E74378">
        <w:rPr>
          <w:iCs/>
          <w:color w:val="222222"/>
        </w:rPr>
        <w:t>Animal Feed Science and Technology</w:t>
      </w:r>
      <w:r w:rsidRPr="00E74378">
        <w:rPr>
          <w:color w:val="222222"/>
          <w:shd w:val="clear" w:color="auto" w:fill="FFFFFF"/>
        </w:rPr>
        <w:t xml:space="preserve"> </w:t>
      </w:r>
      <w:r w:rsidRPr="00E74378">
        <w:rPr>
          <w:iCs/>
          <w:color w:val="222222"/>
        </w:rPr>
        <w:t>44</w:t>
      </w:r>
      <w:r w:rsidR="00692563">
        <w:rPr>
          <w:color w:val="222222"/>
          <w:shd w:val="clear" w:color="auto" w:fill="FFFFFF"/>
        </w:rPr>
        <w:t xml:space="preserve">, </w:t>
      </w:r>
      <w:r w:rsidRPr="00E74378">
        <w:rPr>
          <w:color w:val="222222"/>
          <w:shd w:val="clear" w:color="auto" w:fill="FFFFFF"/>
        </w:rPr>
        <w:t>29-43.</w:t>
      </w:r>
    </w:p>
    <w:p w14:paraId="240DD8C7" w14:textId="2C68A258" w:rsidR="00312FFA" w:rsidRPr="00E74378" w:rsidRDefault="00312FFA" w:rsidP="00E74378">
      <w:pPr>
        <w:pStyle w:val="NormalWeb"/>
        <w:spacing w:line="480" w:lineRule="auto"/>
        <w:ind w:left="720" w:hanging="720"/>
        <w:rPr>
          <w:color w:val="222222"/>
          <w:shd w:val="clear" w:color="auto" w:fill="FFFFFF"/>
        </w:rPr>
      </w:pPr>
      <w:r w:rsidRPr="00E74378">
        <w:rPr>
          <w:color w:val="222222"/>
          <w:shd w:val="clear" w:color="auto" w:fill="FFFFFF"/>
        </w:rPr>
        <w:t xml:space="preserve">Ball, D. M., C. S. </w:t>
      </w:r>
      <w:proofErr w:type="spellStart"/>
      <w:r w:rsidRPr="00E74378">
        <w:rPr>
          <w:color w:val="222222"/>
          <w:shd w:val="clear" w:color="auto" w:fill="FFFFFF"/>
        </w:rPr>
        <w:t>Hoveland</w:t>
      </w:r>
      <w:proofErr w:type="spellEnd"/>
      <w:r w:rsidRPr="00E74378">
        <w:rPr>
          <w:color w:val="222222"/>
          <w:shd w:val="clear" w:color="auto" w:fill="FFFFFF"/>
        </w:rPr>
        <w:t xml:space="preserve">, and G. D. </w:t>
      </w:r>
      <w:proofErr w:type="spellStart"/>
      <w:r w:rsidRPr="00E74378">
        <w:rPr>
          <w:color w:val="222222"/>
          <w:shd w:val="clear" w:color="auto" w:fill="FFFFFF"/>
        </w:rPr>
        <w:t>Lacefield</w:t>
      </w:r>
      <w:proofErr w:type="spellEnd"/>
      <w:r w:rsidRPr="00E74378">
        <w:rPr>
          <w:color w:val="222222"/>
          <w:shd w:val="clear" w:color="auto" w:fill="FFFFFF"/>
        </w:rPr>
        <w:t xml:space="preserve">. 2002. Southern </w:t>
      </w:r>
      <w:r w:rsidR="006309F8" w:rsidRPr="00E74378">
        <w:rPr>
          <w:color w:val="222222"/>
          <w:shd w:val="clear" w:color="auto" w:fill="FFFFFF"/>
        </w:rPr>
        <w:t>forages. Third</w:t>
      </w:r>
      <w:r w:rsidRPr="00E74378">
        <w:rPr>
          <w:color w:val="222222"/>
          <w:shd w:val="clear" w:color="auto" w:fill="FFFFFF"/>
        </w:rPr>
        <w:t xml:space="preserve"> edition.  Potash and Phosphate Institute and the Foundation for Agronomic Research, Norcross, Georgia, USA</w:t>
      </w:r>
    </w:p>
    <w:p w14:paraId="1250A323" w14:textId="42C59B8D" w:rsidR="00CA59C2" w:rsidRPr="00E74378" w:rsidRDefault="00CA59C2" w:rsidP="00E74378">
      <w:pPr>
        <w:spacing w:before="100" w:beforeAutospacing="1" w:after="100" w:afterAutospacing="1" w:line="480" w:lineRule="auto"/>
        <w:ind w:left="720" w:hanging="720"/>
      </w:pPr>
      <w:r w:rsidRPr="00E74378">
        <w:rPr>
          <w:color w:val="222222"/>
          <w:shd w:val="clear" w:color="auto" w:fill="FFFFFF"/>
        </w:rPr>
        <w:t xml:space="preserve">Binkley, D., </w:t>
      </w:r>
      <w:r w:rsidR="006309F8" w:rsidRPr="00E74378">
        <w:rPr>
          <w:color w:val="222222"/>
          <w:shd w:val="clear" w:color="auto" w:fill="FFFFFF"/>
        </w:rPr>
        <w:t xml:space="preserve">D. </w:t>
      </w:r>
      <w:r w:rsidRPr="00E74378">
        <w:rPr>
          <w:color w:val="222222"/>
          <w:shd w:val="clear" w:color="auto" w:fill="FFFFFF"/>
        </w:rPr>
        <w:t xml:space="preserve">Richter, </w:t>
      </w:r>
      <w:r w:rsidR="006309F8" w:rsidRPr="00E74378">
        <w:rPr>
          <w:color w:val="222222"/>
          <w:shd w:val="clear" w:color="auto" w:fill="FFFFFF"/>
        </w:rPr>
        <w:t xml:space="preserve">M. B. </w:t>
      </w:r>
      <w:r w:rsidRPr="00E74378">
        <w:rPr>
          <w:color w:val="222222"/>
          <w:shd w:val="clear" w:color="auto" w:fill="FFFFFF"/>
        </w:rPr>
        <w:t xml:space="preserve">David, and </w:t>
      </w:r>
      <w:r w:rsidR="006309F8" w:rsidRPr="00E74378">
        <w:rPr>
          <w:color w:val="222222"/>
          <w:shd w:val="clear" w:color="auto" w:fill="FFFFFF"/>
        </w:rPr>
        <w:t xml:space="preserve">B. </w:t>
      </w:r>
      <w:r w:rsidRPr="00E74378">
        <w:rPr>
          <w:color w:val="222222"/>
          <w:shd w:val="clear" w:color="auto" w:fill="FFFFFF"/>
        </w:rPr>
        <w:t>Caldwell. 1992. Soil chemistry in a loblolly/longleaf pine forest with interval burning. </w:t>
      </w:r>
      <w:r w:rsidRPr="00E74378">
        <w:rPr>
          <w:iCs/>
          <w:color w:val="222222"/>
        </w:rPr>
        <w:t>Ecological Applications</w:t>
      </w:r>
      <w:r w:rsidR="006309F8" w:rsidRPr="00E74378">
        <w:rPr>
          <w:color w:val="222222"/>
          <w:shd w:val="clear" w:color="auto" w:fill="FFFFFF"/>
        </w:rPr>
        <w:t xml:space="preserve"> </w:t>
      </w:r>
      <w:r w:rsidRPr="00E74378">
        <w:rPr>
          <w:iCs/>
          <w:color w:val="222222"/>
        </w:rPr>
        <w:t>2</w:t>
      </w:r>
      <w:r w:rsidR="00692563">
        <w:rPr>
          <w:color w:val="222222"/>
          <w:shd w:val="clear" w:color="auto" w:fill="FFFFFF"/>
        </w:rPr>
        <w:t xml:space="preserve">, </w:t>
      </w:r>
      <w:r w:rsidRPr="00E74378">
        <w:rPr>
          <w:color w:val="222222"/>
          <w:shd w:val="clear" w:color="auto" w:fill="FFFFFF"/>
        </w:rPr>
        <w:t>157-164.</w:t>
      </w:r>
    </w:p>
    <w:p w14:paraId="3A8F291E" w14:textId="06A72CF5" w:rsidR="00CA59C2" w:rsidRPr="00E74378" w:rsidRDefault="00CA59C2" w:rsidP="00E74378">
      <w:pPr>
        <w:spacing w:before="100" w:beforeAutospacing="1" w:after="100" w:afterAutospacing="1" w:line="480" w:lineRule="auto"/>
        <w:ind w:left="720" w:hanging="720"/>
      </w:pPr>
      <w:proofErr w:type="spellStart"/>
      <w:r w:rsidRPr="00E74378">
        <w:t>Breshears</w:t>
      </w:r>
      <w:proofErr w:type="spellEnd"/>
      <w:r w:rsidRPr="00E74378">
        <w:t xml:space="preserve">, D. D., </w:t>
      </w:r>
      <w:r w:rsidR="006309F8" w:rsidRPr="00E74378">
        <w:t xml:space="preserve">J. W. </w:t>
      </w:r>
      <w:proofErr w:type="spellStart"/>
      <w:r w:rsidRPr="00E74378">
        <w:t>Nyhan</w:t>
      </w:r>
      <w:proofErr w:type="spellEnd"/>
      <w:r w:rsidRPr="00E74378">
        <w:t xml:space="preserve">, </w:t>
      </w:r>
      <w:r w:rsidR="006309F8" w:rsidRPr="00E74378">
        <w:t xml:space="preserve">C. E. </w:t>
      </w:r>
      <w:r w:rsidRPr="00E74378">
        <w:t xml:space="preserve">Heil, and </w:t>
      </w:r>
      <w:r w:rsidR="006309F8" w:rsidRPr="00E74378">
        <w:t xml:space="preserve">B. P. </w:t>
      </w:r>
      <w:r w:rsidRPr="00E74378">
        <w:t xml:space="preserve">Wilcox. 1998. Effects of woody plants on microclimate in a semiarid woodland: soil temperature and evaporation in canopy and </w:t>
      </w:r>
      <w:proofErr w:type="spellStart"/>
      <w:r w:rsidRPr="00E74378">
        <w:t>intercanopy</w:t>
      </w:r>
      <w:proofErr w:type="spellEnd"/>
      <w:r w:rsidRPr="00E74378">
        <w:t xml:space="preserve"> patches. </w:t>
      </w:r>
      <w:r w:rsidRPr="00E74378">
        <w:rPr>
          <w:iCs/>
        </w:rPr>
        <w:t>International Journal of Plant Sciences</w:t>
      </w:r>
      <w:r w:rsidR="006309F8" w:rsidRPr="00E74378">
        <w:rPr>
          <w:iCs/>
        </w:rPr>
        <w:t xml:space="preserve"> </w:t>
      </w:r>
      <w:r w:rsidRPr="00E74378">
        <w:rPr>
          <w:iCs/>
        </w:rPr>
        <w:t>159</w:t>
      </w:r>
      <w:r w:rsidR="00692563">
        <w:t xml:space="preserve">, </w:t>
      </w:r>
      <w:r w:rsidRPr="00E74378">
        <w:t>1010-1017.</w:t>
      </w:r>
    </w:p>
    <w:p w14:paraId="21292E9B" w14:textId="0C13EDA9" w:rsidR="00CA59C2" w:rsidRDefault="00CA59C2" w:rsidP="00E74378">
      <w:pPr>
        <w:spacing w:before="100" w:beforeAutospacing="1" w:after="100" w:afterAutospacing="1" w:line="480" w:lineRule="auto"/>
        <w:ind w:left="720" w:hanging="720"/>
      </w:pPr>
      <w:r w:rsidRPr="00E74378">
        <w:t xml:space="preserve">Blair, R. M., </w:t>
      </w:r>
      <w:r w:rsidR="006309F8" w:rsidRPr="00E74378">
        <w:t xml:space="preserve">H. L. </w:t>
      </w:r>
      <w:r w:rsidRPr="00E74378">
        <w:t xml:space="preserve">Short, and </w:t>
      </w:r>
      <w:r w:rsidR="006309F8" w:rsidRPr="00E74378">
        <w:t>E. A</w:t>
      </w:r>
      <w:r w:rsidRPr="00E74378">
        <w:t xml:space="preserve">. </w:t>
      </w:r>
      <w:r w:rsidR="001758AC">
        <w:t xml:space="preserve">Epps. </w:t>
      </w:r>
      <w:r w:rsidRPr="00E74378">
        <w:t>1977. Seasonal nutrient yield and digestibility of deer forage from a young pine plantation. Journal of Wildlife Management 41</w:t>
      </w:r>
      <w:r w:rsidR="00692563">
        <w:t xml:space="preserve">, </w:t>
      </w:r>
      <w:r w:rsidRPr="00E74378">
        <w:t>556–676.</w:t>
      </w:r>
    </w:p>
    <w:p w14:paraId="6FBA46C2" w14:textId="3E8A28E1" w:rsidR="00073C2F" w:rsidRPr="00E74378" w:rsidRDefault="00073C2F" w:rsidP="00E74378">
      <w:pPr>
        <w:spacing w:before="100" w:beforeAutospacing="1" w:after="100" w:afterAutospacing="1" w:line="480" w:lineRule="auto"/>
        <w:ind w:left="720" w:hanging="720"/>
        <w:rPr>
          <w:color w:val="000000" w:themeColor="text1"/>
        </w:rPr>
      </w:pPr>
      <w:r w:rsidRPr="00073C2F">
        <w:rPr>
          <w:color w:val="000000" w:themeColor="text1"/>
        </w:rPr>
        <w:t>Butler, B</w:t>
      </w:r>
      <w:r w:rsidR="001758AC">
        <w:rPr>
          <w:color w:val="000000" w:themeColor="text1"/>
        </w:rPr>
        <w:t xml:space="preserve">. </w:t>
      </w:r>
      <w:r w:rsidRPr="00073C2F">
        <w:rPr>
          <w:color w:val="000000" w:themeColor="text1"/>
        </w:rPr>
        <w:t>J.</w:t>
      </w:r>
      <w:r w:rsidR="001758AC">
        <w:rPr>
          <w:color w:val="000000" w:themeColor="text1"/>
        </w:rPr>
        <w:t xml:space="preserve">, S. M. </w:t>
      </w:r>
      <w:r w:rsidRPr="00073C2F">
        <w:rPr>
          <w:color w:val="000000" w:themeColor="text1"/>
        </w:rPr>
        <w:t>Butler</w:t>
      </w:r>
      <w:r w:rsidR="001758AC">
        <w:rPr>
          <w:color w:val="000000" w:themeColor="text1"/>
        </w:rPr>
        <w:t>,</w:t>
      </w:r>
      <w:r w:rsidRPr="00073C2F">
        <w:rPr>
          <w:color w:val="000000" w:themeColor="text1"/>
        </w:rPr>
        <w:t xml:space="preserve"> </w:t>
      </w:r>
      <w:r w:rsidR="001758AC">
        <w:rPr>
          <w:color w:val="000000" w:themeColor="text1"/>
        </w:rPr>
        <w:t xml:space="preserve">J. </w:t>
      </w:r>
      <w:r w:rsidRPr="00073C2F">
        <w:rPr>
          <w:color w:val="000000" w:themeColor="text1"/>
        </w:rPr>
        <w:t>Caputo,</w:t>
      </w:r>
      <w:r w:rsidR="001758AC">
        <w:rPr>
          <w:color w:val="000000" w:themeColor="text1"/>
        </w:rPr>
        <w:t xml:space="preserve"> J. </w:t>
      </w:r>
      <w:r w:rsidRPr="00073C2F">
        <w:rPr>
          <w:color w:val="000000" w:themeColor="text1"/>
        </w:rPr>
        <w:t>Dias,</w:t>
      </w:r>
      <w:r w:rsidR="001758AC">
        <w:rPr>
          <w:color w:val="000000" w:themeColor="text1"/>
        </w:rPr>
        <w:t xml:space="preserve"> A. </w:t>
      </w:r>
      <w:r w:rsidRPr="00073C2F">
        <w:rPr>
          <w:color w:val="000000" w:themeColor="text1"/>
        </w:rPr>
        <w:t xml:space="preserve"> Robillard</w:t>
      </w:r>
      <w:r w:rsidR="001758AC">
        <w:rPr>
          <w:color w:val="000000" w:themeColor="text1"/>
        </w:rPr>
        <w:t xml:space="preserve">, E. M. </w:t>
      </w:r>
      <w:r w:rsidRPr="00073C2F">
        <w:rPr>
          <w:color w:val="000000" w:themeColor="text1"/>
        </w:rPr>
        <w:t xml:space="preserve"> Sass</w:t>
      </w:r>
      <w:r w:rsidR="001758AC">
        <w:rPr>
          <w:color w:val="000000" w:themeColor="text1"/>
        </w:rPr>
        <w:t>.</w:t>
      </w:r>
      <w:r w:rsidRPr="00073C2F">
        <w:rPr>
          <w:color w:val="000000" w:themeColor="text1"/>
        </w:rPr>
        <w:t xml:space="preserve"> 2021. </w:t>
      </w:r>
      <w:r w:rsidRPr="001758AC">
        <w:rPr>
          <w:bCs/>
          <w:color w:val="000000" w:themeColor="text1"/>
        </w:rPr>
        <w:t xml:space="preserve">Family forest ownerships of the United States, 2018: results from the USDA Forest Service, National Woodland Owner Survey. </w:t>
      </w:r>
      <w:r w:rsidRPr="00073C2F">
        <w:rPr>
          <w:color w:val="000000" w:themeColor="text1"/>
        </w:rPr>
        <w:t xml:space="preserve">Gen. Tech. Rep. NRS-199. Madison, </w:t>
      </w:r>
      <w:r w:rsidRPr="00073C2F">
        <w:rPr>
          <w:color w:val="000000" w:themeColor="text1"/>
        </w:rPr>
        <w:lastRenderedPageBreak/>
        <w:t>WI: U.S. Department of Agriculture, Forest Service, Northern Research Station. 52 p. [plus 4 appendixes] https://doi.org/10.2737/NRS-GTR-199</w:t>
      </w:r>
    </w:p>
    <w:p w14:paraId="58C6CF55" w14:textId="1698A149" w:rsidR="00CA59C2" w:rsidRDefault="00CA59C2" w:rsidP="00E74378">
      <w:pPr>
        <w:spacing w:before="100" w:beforeAutospacing="1" w:after="100" w:afterAutospacing="1" w:line="480" w:lineRule="auto"/>
        <w:ind w:left="720" w:hanging="720"/>
        <w:rPr>
          <w:ins w:id="413" w:author="Author"/>
        </w:rPr>
      </w:pPr>
      <w:r w:rsidRPr="00E74378">
        <w:t xml:space="preserve">Caldwell, T. G., </w:t>
      </w:r>
      <w:r w:rsidR="006309F8" w:rsidRPr="00E74378">
        <w:t xml:space="preserve">D.W. </w:t>
      </w:r>
      <w:r w:rsidRPr="00E74378">
        <w:t xml:space="preserve">Johnson, </w:t>
      </w:r>
      <w:r w:rsidR="006309F8" w:rsidRPr="00E74378">
        <w:t xml:space="preserve">W. W. </w:t>
      </w:r>
      <w:r w:rsidRPr="00E74378">
        <w:t xml:space="preserve">Miller, and </w:t>
      </w:r>
      <w:r w:rsidR="006309F8" w:rsidRPr="00E74378">
        <w:t xml:space="preserve">R. G. </w:t>
      </w:r>
      <w:r w:rsidRPr="00E74378">
        <w:t>Qualls. 2002. Forest floor carbon and nitrogen losses due to prescription fire. </w:t>
      </w:r>
      <w:r w:rsidRPr="00E74378">
        <w:rPr>
          <w:iCs/>
        </w:rPr>
        <w:t>Soil Science Society of America Journal</w:t>
      </w:r>
      <w:r w:rsidRPr="00E74378">
        <w:t> </w:t>
      </w:r>
      <w:r w:rsidRPr="00E74378">
        <w:rPr>
          <w:iCs/>
        </w:rPr>
        <w:t>66</w:t>
      </w:r>
      <w:r w:rsidR="00692563">
        <w:t xml:space="preserve">, </w:t>
      </w:r>
      <w:r w:rsidRPr="00E74378">
        <w:t>262-267.</w:t>
      </w:r>
    </w:p>
    <w:p w14:paraId="78702484" w14:textId="3669F200" w:rsidR="005B26A9" w:rsidRPr="00E74378" w:rsidRDefault="005B26A9" w:rsidP="00E74378">
      <w:pPr>
        <w:spacing w:before="100" w:beforeAutospacing="1" w:after="100" w:afterAutospacing="1" w:line="480" w:lineRule="auto"/>
        <w:ind w:left="720" w:hanging="720"/>
      </w:pPr>
      <w:ins w:id="414" w:author="Author">
        <w:r w:rsidRPr="005B26A9">
          <w:t xml:space="preserve">Carter, M. C., &amp; Foster, C. D. 2004. Prescribed burning and productivity in southern pine forests: a review. </w:t>
        </w:r>
        <w:r w:rsidRPr="00F81EDC">
          <w:rPr>
            <w:iCs/>
            <w:rPrChange w:id="415" w:author="Author">
              <w:rPr>
                <w:i/>
                <w:iCs/>
              </w:rPr>
            </w:rPrChange>
          </w:rPr>
          <w:t>Forest ecology and management</w:t>
        </w:r>
        <w:r w:rsidRPr="005B26A9">
          <w:t xml:space="preserve">, </w:t>
        </w:r>
        <w:r w:rsidRPr="00F81EDC">
          <w:rPr>
            <w:iCs/>
            <w:rPrChange w:id="416" w:author="Author">
              <w:rPr>
                <w:i/>
                <w:iCs/>
              </w:rPr>
            </w:rPrChange>
          </w:rPr>
          <w:t>191</w:t>
        </w:r>
        <w:r>
          <w:t>:</w:t>
        </w:r>
        <w:r w:rsidRPr="005B26A9">
          <w:t>93-109.</w:t>
        </w:r>
      </w:ins>
    </w:p>
    <w:p w14:paraId="4D689CE5" w14:textId="48A7F5DC"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Curtis, J. E., </w:t>
      </w:r>
      <w:r w:rsidR="006309F8" w:rsidRPr="00E74378">
        <w:rPr>
          <w:color w:val="222222"/>
          <w:shd w:val="clear" w:color="auto" w:fill="FFFFFF"/>
        </w:rPr>
        <w:t xml:space="preserve">H. C. </w:t>
      </w:r>
      <w:r w:rsidRPr="00E74378">
        <w:rPr>
          <w:color w:val="222222"/>
          <w:shd w:val="clear" w:color="auto" w:fill="FFFFFF"/>
        </w:rPr>
        <w:t xml:space="preserve">Reeves, and </w:t>
      </w:r>
      <w:r w:rsidR="006309F8" w:rsidRPr="00E74378">
        <w:rPr>
          <w:color w:val="222222"/>
          <w:shd w:val="clear" w:color="auto" w:fill="FFFFFF"/>
        </w:rPr>
        <w:t xml:space="preserve">L. K. </w:t>
      </w:r>
      <w:r w:rsidRPr="00E74378">
        <w:rPr>
          <w:color w:val="222222"/>
          <w:shd w:val="clear" w:color="auto" w:fill="FFFFFF"/>
        </w:rPr>
        <w:t>Halls. 1977. Potential mineral release in loblolly and longleaf pine litter.</w:t>
      </w:r>
      <w:r w:rsidRPr="00E74378">
        <w:rPr>
          <w:rStyle w:val="apple-converted-space"/>
          <w:color w:val="222222"/>
          <w:shd w:val="clear" w:color="auto" w:fill="FFFFFF"/>
        </w:rPr>
        <w:t> </w:t>
      </w:r>
      <w:r w:rsidRPr="00E74378">
        <w:rPr>
          <w:iCs/>
          <w:color w:val="222222"/>
        </w:rPr>
        <w:t>Southern Journal of Applied Forestry</w:t>
      </w:r>
      <w:r w:rsidRPr="00E74378">
        <w:rPr>
          <w:color w:val="222222"/>
          <w:shd w:val="clear" w:color="auto" w:fill="FFFFFF"/>
        </w:rPr>
        <w:t xml:space="preserve"> </w:t>
      </w:r>
      <w:r w:rsidRPr="00E74378">
        <w:rPr>
          <w:iCs/>
          <w:color w:val="222222"/>
        </w:rPr>
        <w:t>1</w:t>
      </w:r>
      <w:r w:rsidR="00692563">
        <w:rPr>
          <w:color w:val="222222"/>
          <w:shd w:val="clear" w:color="auto" w:fill="FFFFFF"/>
        </w:rPr>
        <w:t xml:space="preserve">, </w:t>
      </w:r>
      <w:r w:rsidRPr="00E74378">
        <w:rPr>
          <w:color w:val="222222"/>
          <w:shd w:val="clear" w:color="auto" w:fill="FFFFFF"/>
        </w:rPr>
        <w:t>18-19.</w:t>
      </w:r>
    </w:p>
    <w:p w14:paraId="4157ECFC" w14:textId="009D6586" w:rsidR="00CA59C2" w:rsidRPr="00E74378" w:rsidDel="000368D9" w:rsidRDefault="00CA59C2" w:rsidP="00E74378">
      <w:pPr>
        <w:spacing w:before="100" w:beforeAutospacing="1" w:after="100" w:afterAutospacing="1" w:line="480" w:lineRule="auto"/>
        <w:ind w:left="720" w:hanging="720"/>
        <w:rPr>
          <w:del w:id="417" w:author="Author"/>
          <w:color w:val="000000" w:themeColor="text1"/>
          <w:shd w:val="clear" w:color="auto" w:fill="FFFFFF"/>
        </w:rPr>
      </w:pPr>
      <w:del w:id="418" w:author="Author">
        <w:r w:rsidRPr="00E74378" w:rsidDel="000368D9">
          <w:rPr>
            <w:color w:val="000000" w:themeColor="text1"/>
            <w:shd w:val="clear" w:color="auto" w:fill="FFFFFF"/>
          </w:rPr>
          <w:delText xml:space="preserve">Daubenmire, R. F. 1959. A canopy-cover method of vegetational analysis. </w:delText>
        </w:r>
        <w:r w:rsidRPr="00E74378" w:rsidDel="000368D9">
          <w:rPr>
            <w:iCs/>
            <w:color w:val="000000" w:themeColor="text1"/>
            <w:shd w:val="clear" w:color="auto" w:fill="FFFFFF"/>
          </w:rPr>
          <w:delText>Northwest Science</w:delText>
        </w:r>
        <w:r w:rsidRPr="00E74378" w:rsidDel="000368D9">
          <w:rPr>
            <w:color w:val="000000" w:themeColor="text1"/>
            <w:shd w:val="clear" w:color="auto" w:fill="FFFFFF"/>
          </w:rPr>
          <w:delText xml:space="preserve"> 33</w:delText>
        </w:r>
        <w:r w:rsidR="00692563" w:rsidDel="000368D9">
          <w:rPr>
            <w:color w:val="000000" w:themeColor="text1"/>
            <w:shd w:val="clear" w:color="auto" w:fill="FFFFFF"/>
          </w:rPr>
          <w:delText xml:space="preserve">, </w:delText>
        </w:r>
        <w:r w:rsidRPr="00E74378" w:rsidDel="000368D9">
          <w:rPr>
            <w:color w:val="000000" w:themeColor="text1"/>
            <w:shd w:val="clear" w:color="auto" w:fill="FFFFFF"/>
          </w:rPr>
          <w:delText>43-46. </w:delText>
        </w:r>
      </w:del>
    </w:p>
    <w:p w14:paraId="0BA59359" w14:textId="6348B39B" w:rsidR="00CA59C2" w:rsidRPr="00E74378" w:rsidRDefault="00CA59C2" w:rsidP="00E74378">
      <w:pPr>
        <w:spacing w:before="100" w:beforeAutospacing="1" w:after="100" w:afterAutospacing="1" w:line="480" w:lineRule="auto"/>
        <w:ind w:left="720" w:hanging="720"/>
      </w:pPr>
      <w:proofErr w:type="spellStart"/>
      <w:r w:rsidRPr="00E74378">
        <w:t>Devkota</w:t>
      </w:r>
      <w:proofErr w:type="spellEnd"/>
      <w:r w:rsidRPr="00E74378">
        <w:t xml:space="preserve">, N. R., Kemp, P. D., Hodgson, J., Valentine, I., and Jaya, I. K. D. 2009. Relationship between tree canopy height and the production of pasture species in a </w:t>
      </w:r>
      <w:proofErr w:type="spellStart"/>
      <w:r w:rsidRPr="00E74378">
        <w:t>silvopastoral</w:t>
      </w:r>
      <w:proofErr w:type="spellEnd"/>
      <w:r w:rsidRPr="00E74378">
        <w:t xml:space="preserve"> system based on alder trees. </w:t>
      </w:r>
      <w:r w:rsidRPr="00E74378">
        <w:rPr>
          <w:iCs/>
        </w:rPr>
        <w:t>Agroforestry Systems</w:t>
      </w:r>
      <w:r w:rsidR="006309F8" w:rsidRPr="00E74378">
        <w:rPr>
          <w:iCs/>
        </w:rPr>
        <w:t xml:space="preserve"> </w:t>
      </w:r>
      <w:r w:rsidRPr="00E74378">
        <w:rPr>
          <w:iCs/>
        </w:rPr>
        <w:t>76</w:t>
      </w:r>
      <w:r w:rsidR="00692563">
        <w:t xml:space="preserve">, </w:t>
      </w:r>
      <w:r w:rsidRPr="00E74378">
        <w:t>363-374.</w:t>
      </w:r>
    </w:p>
    <w:p w14:paraId="6A127AFF" w14:textId="1318051D" w:rsidR="00CA59C2" w:rsidRPr="00E74378" w:rsidRDefault="00CA59C2" w:rsidP="00E74378">
      <w:pPr>
        <w:spacing w:before="100" w:beforeAutospacing="1" w:after="100" w:afterAutospacing="1" w:line="480" w:lineRule="auto"/>
        <w:ind w:left="720" w:hanging="720"/>
      </w:pPr>
      <w:r w:rsidRPr="00E74378">
        <w:t xml:space="preserve">Dey, D. C., </w:t>
      </w:r>
      <w:r w:rsidR="006309F8" w:rsidRPr="00E74378">
        <w:t xml:space="preserve">J. M. </w:t>
      </w:r>
      <w:proofErr w:type="spellStart"/>
      <w:r w:rsidRPr="00E74378">
        <w:t>Kabrick</w:t>
      </w:r>
      <w:proofErr w:type="spellEnd"/>
      <w:r w:rsidRPr="00E74378">
        <w:t xml:space="preserve">, and </w:t>
      </w:r>
      <w:r w:rsidR="006309F8" w:rsidRPr="00E74378">
        <w:t xml:space="preserve">C. J. </w:t>
      </w:r>
      <w:r w:rsidRPr="00E74378">
        <w:t>Schweitzer. 2017. Silviculture to restore oak savannas and woodlands. </w:t>
      </w:r>
      <w:r w:rsidRPr="00E74378">
        <w:rPr>
          <w:iCs/>
        </w:rPr>
        <w:t>Journal of Forestry</w:t>
      </w:r>
      <w:r w:rsidRPr="00E74378">
        <w:t> </w:t>
      </w:r>
      <w:r w:rsidRPr="00E74378">
        <w:rPr>
          <w:iCs/>
        </w:rPr>
        <w:t>115</w:t>
      </w:r>
      <w:r w:rsidR="00692563">
        <w:t xml:space="preserve">, </w:t>
      </w:r>
      <w:r w:rsidRPr="00E74378">
        <w:t>202-211.</w:t>
      </w:r>
    </w:p>
    <w:p w14:paraId="62057548" w14:textId="5DF7C8B8" w:rsidR="00CA59C2" w:rsidRDefault="00CA59C2" w:rsidP="00E74378">
      <w:pPr>
        <w:spacing w:before="100" w:beforeAutospacing="1" w:after="100" w:afterAutospacing="1" w:line="480" w:lineRule="auto"/>
        <w:ind w:left="720" w:hanging="720"/>
      </w:pPr>
      <w:r w:rsidRPr="00E74378">
        <w:t xml:space="preserve">Duck, L. G., and </w:t>
      </w:r>
      <w:r w:rsidR="006309F8" w:rsidRPr="00E74378">
        <w:t xml:space="preserve">J. B. </w:t>
      </w:r>
      <w:r w:rsidRPr="00E74378">
        <w:t>Fletcher. 1943. A game type map of Oklahoma. </w:t>
      </w:r>
      <w:r w:rsidRPr="00E74378">
        <w:rPr>
          <w:iCs/>
        </w:rPr>
        <w:t xml:space="preserve">A survey of the game and furbearing animals of Oklahoma. </w:t>
      </w:r>
      <w:r w:rsidRPr="00E74378">
        <w:t>Oklahoma Department of Wildlife Conservation</w:t>
      </w:r>
      <w:r w:rsidRPr="00E74378">
        <w:rPr>
          <w:iCs/>
        </w:rPr>
        <w:t xml:space="preserve">, </w:t>
      </w:r>
      <w:r w:rsidRPr="00E74378">
        <w:t>Oklahoma City</w:t>
      </w:r>
      <w:r w:rsidRPr="00E74378">
        <w:rPr>
          <w:iCs/>
        </w:rPr>
        <w:t xml:space="preserve">, </w:t>
      </w:r>
      <w:r w:rsidRPr="00E74378">
        <w:t>OK.</w:t>
      </w:r>
    </w:p>
    <w:p w14:paraId="1389C6A1" w14:textId="47003D0E" w:rsidR="00741546" w:rsidRPr="00741546" w:rsidDel="000368D9" w:rsidRDefault="00741546" w:rsidP="00741546">
      <w:pPr>
        <w:spacing w:before="100" w:beforeAutospacing="1" w:after="100" w:afterAutospacing="1" w:line="480" w:lineRule="auto"/>
        <w:ind w:left="720" w:hanging="720"/>
        <w:rPr>
          <w:del w:id="419" w:author="Author"/>
        </w:rPr>
      </w:pPr>
      <w:r w:rsidRPr="00741546">
        <w:t xml:space="preserve">Edwards, S. L., </w:t>
      </w:r>
      <w:proofErr w:type="spellStart"/>
      <w:r w:rsidRPr="00741546">
        <w:t>Demarais</w:t>
      </w:r>
      <w:proofErr w:type="spellEnd"/>
      <w:r w:rsidRPr="00741546">
        <w:t>, S., Watkins, B., &amp; Strickland, B. K. 2004. White</w:t>
      </w:r>
      <w:r w:rsidRPr="00741546">
        <w:rPr>
          <w:rFonts w:ascii="Cambria Math" w:hAnsi="Cambria Math" w:cs="Cambria Math"/>
        </w:rPr>
        <w:t>‐</w:t>
      </w:r>
      <w:r w:rsidRPr="00741546">
        <w:t xml:space="preserve">tailed deer forage production in managed and unmanaged pine stands and summer food plots in Mississippi. </w:t>
      </w:r>
      <w:r w:rsidRPr="00073C2F">
        <w:rPr>
          <w:iCs/>
        </w:rPr>
        <w:t>Wildlife Society Bulletin</w:t>
      </w:r>
      <w:r w:rsidRPr="00741546">
        <w:t xml:space="preserve">, </w:t>
      </w:r>
      <w:r w:rsidRPr="00741546">
        <w:rPr>
          <w:i/>
          <w:iCs/>
        </w:rPr>
        <w:t>32</w:t>
      </w:r>
      <w:r w:rsidR="00692563">
        <w:t xml:space="preserve">, </w:t>
      </w:r>
      <w:r w:rsidRPr="00741546">
        <w:t>739-745.</w:t>
      </w:r>
    </w:p>
    <w:p w14:paraId="05DC1E47" w14:textId="77777777" w:rsidR="00741546" w:rsidRPr="00E74378" w:rsidRDefault="00741546" w:rsidP="00E74378">
      <w:pPr>
        <w:spacing w:before="100" w:beforeAutospacing="1" w:after="100" w:afterAutospacing="1" w:line="480" w:lineRule="auto"/>
        <w:ind w:left="720" w:hanging="720"/>
      </w:pPr>
    </w:p>
    <w:p w14:paraId="4D4BF3EB" w14:textId="74096F2C" w:rsidR="00CA59C2" w:rsidRPr="00E74378" w:rsidRDefault="00CA59C2" w:rsidP="00E74378">
      <w:pPr>
        <w:spacing w:before="100" w:beforeAutospacing="1" w:after="100" w:afterAutospacing="1" w:line="480" w:lineRule="auto"/>
        <w:ind w:left="720" w:hanging="720"/>
      </w:pPr>
      <w:proofErr w:type="spellStart"/>
      <w:r w:rsidRPr="00E74378">
        <w:lastRenderedPageBreak/>
        <w:t>Facelli</w:t>
      </w:r>
      <w:proofErr w:type="spellEnd"/>
      <w:r w:rsidRPr="00E74378">
        <w:t xml:space="preserve">, J. M., and </w:t>
      </w:r>
      <w:r w:rsidR="006309F8" w:rsidRPr="00E74378">
        <w:t xml:space="preserve">S. T. A. </w:t>
      </w:r>
      <w:r w:rsidRPr="00E74378">
        <w:t>Pickett. 1991. Plant litter</w:t>
      </w:r>
      <w:r w:rsidR="00692563">
        <w:t>:</w:t>
      </w:r>
      <w:r w:rsidRPr="00E74378">
        <w:t xml:space="preserve"> its dynamics and effects on plant community structure. Botanical Review 57</w:t>
      </w:r>
      <w:r w:rsidR="00692563">
        <w:t xml:space="preserve">, </w:t>
      </w:r>
      <w:r w:rsidRPr="00E74378">
        <w:t>1-32.</w:t>
      </w:r>
    </w:p>
    <w:p w14:paraId="75D95177" w14:textId="6B6F2753" w:rsidR="00CA59C2" w:rsidRPr="00E74378" w:rsidRDefault="00CA59C2" w:rsidP="00E74378">
      <w:pPr>
        <w:spacing w:before="100" w:beforeAutospacing="1" w:after="100" w:afterAutospacing="1" w:line="480" w:lineRule="auto"/>
        <w:ind w:left="720" w:hanging="720"/>
      </w:pPr>
      <w:proofErr w:type="spellStart"/>
      <w:r w:rsidRPr="00E74378">
        <w:t>Feltrin</w:t>
      </w:r>
      <w:proofErr w:type="spellEnd"/>
      <w:r w:rsidRPr="00E74378">
        <w:t xml:space="preserve">, R. P., </w:t>
      </w:r>
      <w:r w:rsidR="006309F8" w:rsidRPr="00E74378">
        <w:t xml:space="preserve">R. E. </w:t>
      </w:r>
      <w:r w:rsidRPr="00E74378">
        <w:t xml:space="preserve">Will, </w:t>
      </w:r>
      <w:r w:rsidR="006309F8" w:rsidRPr="00E74378">
        <w:t xml:space="preserve">C. R. </w:t>
      </w:r>
      <w:r w:rsidRPr="00E74378">
        <w:t xml:space="preserve">Meek, </w:t>
      </w:r>
      <w:r w:rsidR="006309F8" w:rsidRPr="00E74378">
        <w:t xml:space="preserve">R. E. </w:t>
      </w:r>
      <w:r w:rsidRPr="00E74378">
        <w:t xml:space="preserve">Masters, </w:t>
      </w:r>
      <w:r w:rsidR="006309F8" w:rsidRPr="00E74378">
        <w:t xml:space="preserve">J. </w:t>
      </w:r>
      <w:proofErr w:type="spellStart"/>
      <w:r w:rsidRPr="00E74378">
        <w:t>Waymire</w:t>
      </w:r>
      <w:proofErr w:type="spellEnd"/>
      <w:r w:rsidRPr="00E74378">
        <w:t xml:space="preserve">, and </w:t>
      </w:r>
      <w:r w:rsidR="006309F8" w:rsidRPr="00E74378">
        <w:t xml:space="preserve">D. S. </w:t>
      </w:r>
      <w:r w:rsidRPr="00E74378">
        <w:t>Wilson. 2016. Relationship between photosynthetically active radiation and understory productivity across a forest-savanna continuum. Forest Ecology and Management 374</w:t>
      </w:r>
      <w:r w:rsidR="00692563">
        <w:t xml:space="preserve">, </w:t>
      </w:r>
      <w:r w:rsidRPr="00E74378">
        <w:t>51-60.</w:t>
      </w:r>
    </w:p>
    <w:p w14:paraId="6D23731C" w14:textId="01A0B01B"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French, C. E., </w:t>
      </w:r>
      <w:r w:rsidR="006309F8" w:rsidRPr="00E74378">
        <w:rPr>
          <w:color w:val="222222"/>
          <w:shd w:val="clear" w:color="auto" w:fill="FFFFFF"/>
        </w:rPr>
        <w:t xml:space="preserve">L. C. </w:t>
      </w:r>
      <w:r w:rsidRPr="00E74378">
        <w:rPr>
          <w:color w:val="222222"/>
          <w:shd w:val="clear" w:color="auto" w:fill="FFFFFF"/>
        </w:rPr>
        <w:t xml:space="preserve">McEwen, </w:t>
      </w:r>
      <w:r w:rsidR="006309F8" w:rsidRPr="00E74378">
        <w:rPr>
          <w:color w:val="222222"/>
          <w:shd w:val="clear" w:color="auto" w:fill="FFFFFF"/>
        </w:rPr>
        <w:t xml:space="preserve">N. D. </w:t>
      </w:r>
      <w:r w:rsidRPr="00E74378">
        <w:rPr>
          <w:color w:val="222222"/>
          <w:shd w:val="clear" w:color="auto" w:fill="FFFFFF"/>
        </w:rPr>
        <w:t xml:space="preserve">Magruder, </w:t>
      </w:r>
      <w:r w:rsidR="006309F8" w:rsidRPr="00E74378">
        <w:rPr>
          <w:color w:val="222222"/>
          <w:shd w:val="clear" w:color="auto" w:fill="FFFFFF"/>
        </w:rPr>
        <w:t xml:space="preserve">R. H. </w:t>
      </w:r>
      <w:r w:rsidRPr="00E74378">
        <w:rPr>
          <w:color w:val="222222"/>
          <w:shd w:val="clear" w:color="auto" w:fill="FFFFFF"/>
        </w:rPr>
        <w:t xml:space="preserve">Ingram, and </w:t>
      </w:r>
      <w:r w:rsidR="006309F8" w:rsidRPr="00E74378">
        <w:rPr>
          <w:color w:val="222222"/>
          <w:shd w:val="clear" w:color="auto" w:fill="FFFFFF"/>
        </w:rPr>
        <w:t xml:space="preserve">R. W. </w:t>
      </w:r>
      <w:r w:rsidRPr="00E74378">
        <w:rPr>
          <w:color w:val="222222"/>
          <w:shd w:val="clear" w:color="auto" w:fill="FFFFFF"/>
        </w:rPr>
        <w:t>Swift. 1956. Nutrient requirements for growth and antler development in the white-tailed deer.</w:t>
      </w:r>
      <w:r w:rsidRPr="00E74378">
        <w:rPr>
          <w:rStyle w:val="apple-converted-space"/>
          <w:color w:val="222222"/>
          <w:shd w:val="clear" w:color="auto" w:fill="FFFFFF"/>
        </w:rPr>
        <w:t> </w:t>
      </w:r>
      <w:r w:rsidRPr="00E74378">
        <w:rPr>
          <w:iCs/>
          <w:color w:val="222222"/>
        </w:rPr>
        <w:t>The Journal of Wildlife Management</w:t>
      </w:r>
      <w:r w:rsidRPr="00E74378">
        <w:rPr>
          <w:rStyle w:val="apple-converted-space"/>
          <w:color w:val="222222"/>
          <w:shd w:val="clear" w:color="auto" w:fill="FFFFFF"/>
        </w:rPr>
        <w:t> </w:t>
      </w:r>
      <w:r w:rsidRPr="00E74378">
        <w:rPr>
          <w:iCs/>
          <w:color w:val="222222"/>
        </w:rPr>
        <w:t>20</w:t>
      </w:r>
      <w:r w:rsidR="00692563">
        <w:rPr>
          <w:color w:val="222222"/>
          <w:shd w:val="clear" w:color="auto" w:fill="FFFFFF"/>
        </w:rPr>
        <w:t xml:space="preserve">, </w:t>
      </w:r>
      <w:r w:rsidRPr="00E74378">
        <w:rPr>
          <w:color w:val="222222"/>
          <w:shd w:val="clear" w:color="auto" w:fill="FFFFFF"/>
        </w:rPr>
        <w:t>221-232.</w:t>
      </w:r>
    </w:p>
    <w:p w14:paraId="4B208128" w14:textId="77777777" w:rsidR="00CA59C2" w:rsidRPr="00E74378" w:rsidRDefault="00CA59C2" w:rsidP="00E74378">
      <w:pPr>
        <w:spacing w:line="480" w:lineRule="auto"/>
        <w:ind w:left="720" w:hanging="720"/>
        <w:rPr>
          <w:color w:val="000000" w:themeColor="text1"/>
        </w:rPr>
      </w:pPr>
      <w:r w:rsidRPr="00E74378">
        <w:rPr>
          <w:color w:val="000000" w:themeColor="text1"/>
        </w:rPr>
        <w:t>Fuller, M. 2016. Deer hunting in the United States: Demographics and trends: Addendum to the 2011 National Survey of Fishing, Hunting, and Wildlife-Associated Recreation (Report No. 2011-10). Arlington, VA: U.S. Fish and Wildlife Service.</w:t>
      </w:r>
    </w:p>
    <w:p w14:paraId="3907CB66" w14:textId="7DF4CA3C" w:rsidR="00CA59C2" w:rsidRPr="00E74378" w:rsidRDefault="00CA59C2" w:rsidP="00E74378">
      <w:pPr>
        <w:spacing w:before="100" w:beforeAutospacing="1" w:after="100" w:afterAutospacing="1" w:line="480" w:lineRule="auto"/>
        <w:ind w:left="720" w:hanging="720"/>
      </w:pPr>
      <w:r w:rsidRPr="00E74378">
        <w:t xml:space="preserve">Garnier, E., </w:t>
      </w:r>
      <w:r w:rsidR="006309F8" w:rsidRPr="00E74378">
        <w:t xml:space="preserve">P. </w:t>
      </w:r>
      <w:proofErr w:type="spellStart"/>
      <w:r w:rsidRPr="00E74378">
        <w:t>Cordonnier</w:t>
      </w:r>
      <w:proofErr w:type="spellEnd"/>
      <w:r w:rsidR="006309F8" w:rsidRPr="00E74378">
        <w:t>, J. L.</w:t>
      </w:r>
      <w:r w:rsidRPr="00E74378">
        <w:t xml:space="preserve"> </w:t>
      </w:r>
      <w:proofErr w:type="spellStart"/>
      <w:r w:rsidRPr="00E74378">
        <w:t>Guillerm</w:t>
      </w:r>
      <w:proofErr w:type="spellEnd"/>
      <w:r w:rsidRPr="00E74378">
        <w:t xml:space="preserve">, and </w:t>
      </w:r>
      <w:r w:rsidR="006309F8" w:rsidRPr="00E74378">
        <w:t xml:space="preserve">L. </w:t>
      </w:r>
      <w:proofErr w:type="spellStart"/>
      <w:r w:rsidRPr="00E74378">
        <w:t>Sonié</w:t>
      </w:r>
      <w:proofErr w:type="spellEnd"/>
      <w:r w:rsidR="006309F8" w:rsidRPr="00E74378">
        <w:t>.</w:t>
      </w:r>
      <w:r w:rsidRPr="00E74378">
        <w:t xml:space="preserve"> 1997. Specific leaf area and leaf nitrogen concentration in annual and perennial grass species growing in Mediterranean old-fields. </w:t>
      </w:r>
      <w:proofErr w:type="spellStart"/>
      <w:r w:rsidRPr="00E74378">
        <w:rPr>
          <w:iCs/>
        </w:rPr>
        <w:t>Oecologia</w:t>
      </w:r>
      <w:proofErr w:type="spellEnd"/>
      <w:r w:rsidR="006309F8" w:rsidRPr="00E74378">
        <w:rPr>
          <w:iCs/>
        </w:rPr>
        <w:t xml:space="preserve"> </w:t>
      </w:r>
      <w:r w:rsidRPr="00E74378">
        <w:rPr>
          <w:iCs/>
        </w:rPr>
        <w:t>111</w:t>
      </w:r>
      <w:r w:rsidR="00692563">
        <w:t xml:space="preserve">, </w:t>
      </w:r>
      <w:r w:rsidRPr="00E74378">
        <w:t>490-498.</w:t>
      </w:r>
    </w:p>
    <w:p w14:paraId="7B12E929" w14:textId="1B7386C6"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lang w:val="fr-FR"/>
        </w:rPr>
        <w:t xml:space="preserve">Gee, K. L., M. D. Porter, S. </w:t>
      </w:r>
      <w:proofErr w:type="spellStart"/>
      <w:r w:rsidRPr="00E74378">
        <w:rPr>
          <w:color w:val="000000" w:themeColor="text1"/>
          <w:shd w:val="clear" w:color="auto" w:fill="FFFFFF"/>
          <w:lang w:val="fr-FR"/>
        </w:rPr>
        <w:t>Demarais</w:t>
      </w:r>
      <w:proofErr w:type="spellEnd"/>
      <w:r w:rsidRPr="00E74378">
        <w:rPr>
          <w:color w:val="000000" w:themeColor="text1"/>
          <w:shd w:val="clear" w:color="auto" w:fill="FFFFFF"/>
          <w:lang w:val="fr-FR"/>
        </w:rPr>
        <w:t>, and </w:t>
      </w:r>
      <w:r w:rsidR="006309F8" w:rsidRPr="00E74378">
        <w:rPr>
          <w:color w:val="000000" w:themeColor="text1"/>
          <w:shd w:val="clear" w:color="auto" w:fill="FFFFFF"/>
          <w:lang w:val="fr-FR"/>
        </w:rPr>
        <w:t xml:space="preserve">F. C. </w:t>
      </w:r>
      <w:r w:rsidRPr="00E74378">
        <w:rPr>
          <w:color w:val="000000" w:themeColor="text1"/>
          <w:shd w:val="clear" w:color="auto" w:fill="FFFFFF"/>
          <w:lang w:val="fr-FR"/>
        </w:rPr>
        <w:t>Bryant</w:t>
      </w:r>
      <w:r w:rsidR="00DA4788" w:rsidRPr="00E74378">
        <w:rPr>
          <w:color w:val="000000" w:themeColor="text1"/>
          <w:shd w:val="clear" w:color="auto" w:fill="FFFFFF"/>
          <w:lang w:val="fr-FR"/>
        </w:rPr>
        <w:t>.</w:t>
      </w:r>
      <w:r w:rsidRPr="00E74378">
        <w:rPr>
          <w:color w:val="000000" w:themeColor="text1"/>
          <w:shd w:val="clear" w:color="auto" w:fill="FFFFFF"/>
          <w:lang w:val="fr-FR"/>
        </w:rPr>
        <w:t> </w:t>
      </w:r>
      <w:r w:rsidRPr="00E74378">
        <w:rPr>
          <w:color w:val="000000" w:themeColor="text1"/>
          <w:shd w:val="clear" w:color="auto" w:fill="FFFFFF"/>
        </w:rPr>
        <w:t>1994. White</w:t>
      </w:r>
      <w:r w:rsidRPr="00E74378">
        <w:rPr>
          <w:rFonts w:ascii="Cambria Math" w:hAnsi="Cambria Math" w:cs="Cambria Math"/>
          <w:color w:val="000000" w:themeColor="text1"/>
          <w:shd w:val="clear" w:color="auto" w:fill="FFFFFF"/>
        </w:rPr>
        <w:t>‐</w:t>
      </w:r>
      <w:r w:rsidRPr="00E74378">
        <w:rPr>
          <w:color w:val="000000" w:themeColor="text1"/>
          <w:shd w:val="clear" w:color="auto" w:fill="FFFFFF"/>
        </w:rPr>
        <w:t>tailed deer: their foods and management in the cross timbers. Samuel Roberts Noble Foundation, Ardmore, Oklahoma, USA.</w:t>
      </w:r>
    </w:p>
    <w:p w14:paraId="1F87B352" w14:textId="172B9575"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rPr>
        <w:lastRenderedPageBreak/>
        <w:t xml:space="preserve">George, M. R., and </w:t>
      </w:r>
      <w:r w:rsidR="006309F8" w:rsidRPr="00E74378">
        <w:rPr>
          <w:color w:val="000000" w:themeColor="text1"/>
        </w:rPr>
        <w:t xml:space="preserve">M. E. </w:t>
      </w:r>
      <w:r w:rsidRPr="00E74378">
        <w:rPr>
          <w:color w:val="000000" w:themeColor="text1"/>
        </w:rPr>
        <w:t>Bell. 2001. </w:t>
      </w:r>
      <w:r w:rsidRPr="00E74378">
        <w:rPr>
          <w:iCs/>
          <w:color w:val="000000" w:themeColor="text1"/>
        </w:rPr>
        <w:t>Using Stage of Maturity to Predict the Quality of Annual Range Forage</w:t>
      </w:r>
      <w:r w:rsidRPr="00E74378">
        <w:rPr>
          <w:color w:val="000000" w:themeColor="text1"/>
        </w:rPr>
        <w:t>. Publication 8019. University of California, Division of Agriculture and Natural Resources, Oakland, CA</w:t>
      </w:r>
    </w:p>
    <w:p w14:paraId="33F71A25" w14:textId="65D2BC59" w:rsidR="00CA59C2" w:rsidRPr="00E74378" w:rsidRDefault="00CA59C2" w:rsidP="00E74378">
      <w:pPr>
        <w:spacing w:before="100" w:beforeAutospacing="1" w:after="100" w:afterAutospacing="1" w:line="480" w:lineRule="auto"/>
        <w:ind w:left="720" w:hanging="720"/>
        <w:rPr>
          <w:color w:val="000000" w:themeColor="text1"/>
          <w:shd w:val="clear" w:color="auto" w:fill="FFFFFF"/>
        </w:rPr>
      </w:pPr>
      <w:r w:rsidRPr="00E74378">
        <w:rPr>
          <w:color w:val="000000" w:themeColor="text1"/>
          <w:shd w:val="clear" w:color="auto" w:fill="FFFFFF"/>
        </w:rPr>
        <w:t>Gilliam, F. S. 2007. The ecological significance of the herbaceous layer in temperate forest ecosystems.</w:t>
      </w:r>
      <w:r w:rsidRPr="00E74378">
        <w:rPr>
          <w:rStyle w:val="apple-converted-space"/>
          <w:color w:val="000000" w:themeColor="text1"/>
          <w:shd w:val="clear" w:color="auto" w:fill="FFFFFF"/>
        </w:rPr>
        <w:t> </w:t>
      </w:r>
      <w:proofErr w:type="spellStart"/>
      <w:r w:rsidRPr="00E74378">
        <w:rPr>
          <w:iCs/>
          <w:color w:val="000000" w:themeColor="text1"/>
        </w:rPr>
        <w:t>BioScience</w:t>
      </w:r>
      <w:proofErr w:type="spellEnd"/>
      <w:r w:rsidRPr="00E74378">
        <w:rPr>
          <w:iCs/>
          <w:color w:val="000000" w:themeColor="text1"/>
        </w:rPr>
        <w:t xml:space="preserve"> 57</w:t>
      </w:r>
      <w:r w:rsidR="00692563">
        <w:rPr>
          <w:color w:val="000000" w:themeColor="text1"/>
          <w:shd w:val="clear" w:color="auto" w:fill="FFFFFF"/>
        </w:rPr>
        <w:t xml:space="preserve">, </w:t>
      </w:r>
      <w:r w:rsidRPr="00E74378">
        <w:rPr>
          <w:color w:val="000000" w:themeColor="text1"/>
          <w:shd w:val="clear" w:color="auto" w:fill="FFFFFF"/>
        </w:rPr>
        <w:t>845-858.</w:t>
      </w:r>
    </w:p>
    <w:p w14:paraId="29B2D09D" w14:textId="2BE9DE73" w:rsidR="00CA59C2" w:rsidRPr="00E74378" w:rsidRDefault="00CA59C2" w:rsidP="00E74378">
      <w:pPr>
        <w:spacing w:before="100" w:beforeAutospacing="1" w:after="100" w:afterAutospacing="1" w:line="480" w:lineRule="auto"/>
        <w:ind w:left="720" w:hanging="720"/>
      </w:pPr>
      <w:r w:rsidRPr="00E74378">
        <w:rPr>
          <w:color w:val="000000" w:themeColor="text1"/>
        </w:rPr>
        <w:t xml:space="preserve">Gillon, D., and </w:t>
      </w:r>
      <w:r w:rsidR="006309F8" w:rsidRPr="00E74378">
        <w:rPr>
          <w:color w:val="000000" w:themeColor="text1"/>
        </w:rPr>
        <w:t xml:space="preserve">M. </w:t>
      </w:r>
      <w:r w:rsidRPr="00E74378">
        <w:rPr>
          <w:color w:val="000000" w:themeColor="text1"/>
        </w:rPr>
        <w:t>Rapp. 1989. Nutrient losses during a winter low-intensity prescribed fire in a Mediterranean forest</w:t>
      </w:r>
      <w:r w:rsidRPr="00E74378">
        <w:t>. </w:t>
      </w:r>
      <w:r w:rsidRPr="00E74378">
        <w:rPr>
          <w:iCs/>
        </w:rPr>
        <w:t>Plant and Soil</w:t>
      </w:r>
      <w:r w:rsidRPr="00E74378">
        <w:t xml:space="preserve"> </w:t>
      </w:r>
      <w:r w:rsidRPr="00E74378">
        <w:rPr>
          <w:iCs/>
        </w:rPr>
        <w:t>120</w:t>
      </w:r>
      <w:r w:rsidR="00692563">
        <w:t xml:space="preserve">, </w:t>
      </w:r>
      <w:r w:rsidRPr="00E74378">
        <w:t>69-77.</w:t>
      </w:r>
    </w:p>
    <w:p w14:paraId="4BF9E256" w14:textId="42725DC3" w:rsidR="00CA59C2" w:rsidRPr="00E74378" w:rsidRDefault="00CA59C2" w:rsidP="00E74378">
      <w:pPr>
        <w:spacing w:before="100" w:beforeAutospacing="1" w:after="100" w:afterAutospacing="1" w:line="480" w:lineRule="auto"/>
        <w:ind w:left="720" w:hanging="720"/>
      </w:pPr>
      <w:r w:rsidRPr="00E74378">
        <w:t xml:space="preserve">Glow, M. P., </w:t>
      </w:r>
      <w:r w:rsidR="006309F8" w:rsidRPr="00E74378">
        <w:t xml:space="preserve">S. S. </w:t>
      </w:r>
      <w:proofErr w:type="spellStart"/>
      <w:r w:rsidRPr="00E74378">
        <w:t>Ditchkoff</w:t>
      </w:r>
      <w:proofErr w:type="spellEnd"/>
      <w:r w:rsidRPr="00E74378">
        <w:t xml:space="preserve">, and </w:t>
      </w:r>
      <w:r w:rsidR="006309F8" w:rsidRPr="00E74378">
        <w:t xml:space="preserve">M. D. </w:t>
      </w:r>
      <w:r w:rsidRPr="00E74378">
        <w:t>Smith. 2019. Annual fire return interval influences nutritional carrying capacity of white-tailed deer in pine–hardwood forests. </w:t>
      </w:r>
      <w:r w:rsidRPr="00E74378">
        <w:rPr>
          <w:iCs/>
        </w:rPr>
        <w:t>Forest Science</w:t>
      </w:r>
      <w:r w:rsidRPr="00E74378">
        <w:t> </w:t>
      </w:r>
      <w:r w:rsidRPr="00E74378">
        <w:rPr>
          <w:iCs/>
        </w:rPr>
        <w:t>65</w:t>
      </w:r>
      <w:r w:rsidR="00692563">
        <w:rPr>
          <w:iCs/>
        </w:rPr>
        <w:t xml:space="preserve">, </w:t>
      </w:r>
      <w:r w:rsidRPr="00E74378">
        <w:t>483-491.</w:t>
      </w:r>
    </w:p>
    <w:p w14:paraId="5424B9F2" w14:textId="47433267" w:rsidR="00934AA3"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t xml:space="preserve">Grado, S. C., </w:t>
      </w:r>
      <w:r w:rsidR="006309F8" w:rsidRPr="00E74378">
        <w:rPr>
          <w:color w:val="222222"/>
          <w:shd w:val="clear" w:color="auto" w:fill="FFFFFF"/>
        </w:rPr>
        <w:t xml:space="preserve">C. H. </w:t>
      </w:r>
      <w:proofErr w:type="spellStart"/>
      <w:r w:rsidRPr="00E74378">
        <w:rPr>
          <w:color w:val="222222"/>
          <w:shd w:val="clear" w:color="auto" w:fill="FFFFFF"/>
        </w:rPr>
        <w:t>Hovermale</w:t>
      </w:r>
      <w:proofErr w:type="spellEnd"/>
      <w:r w:rsidRPr="00E74378">
        <w:rPr>
          <w:color w:val="222222"/>
          <w:shd w:val="clear" w:color="auto" w:fill="FFFFFF"/>
        </w:rPr>
        <w:t xml:space="preserve">, and </w:t>
      </w:r>
      <w:r w:rsidR="006309F8" w:rsidRPr="00E74378">
        <w:rPr>
          <w:color w:val="222222"/>
          <w:shd w:val="clear" w:color="auto" w:fill="FFFFFF"/>
        </w:rPr>
        <w:t xml:space="preserve">D. G. </w:t>
      </w:r>
      <w:r w:rsidRPr="00E74378">
        <w:rPr>
          <w:color w:val="222222"/>
          <w:shd w:val="clear" w:color="auto" w:fill="FFFFFF"/>
        </w:rPr>
        <w:t xml:space="preserve">St Louis. 2001. A financial analysis of a </w:t>
      </w:r>
      <w:proofErr w:type="spellStart"/>
      <w:r w:rsidRPr="00E74378">
        <w:rPr>
          <w:color w:val="222222"/>
          <w:shd w:val="clear" w:color="auto" w:fill="FFFFFF"/>
        </w:rPr>
        <w:t>silvopasture</w:t>
      </w:r>
      <w:proofErr w:type="spellEnd"/>
      <w:r w:rsidRPr="00E74378">
        <w:rPr>
          <w:color w:val="222222"/>
          <w:shd w:val="clear" w:color="auto" w:fill="FFFFFF"/>
        </w:rPr>
        <w:t xml:space="preserve"> system in southern Mississippi.</w:t>
      </w:r>
      <w:r w:rsidRPr="00E74378">
        <w:rPr>
          <w:rStyle w:val="apple-converted-space"/>
          <w:color w:val="222222"/>
          <w:shd w:val="clear" w:color="auto" w:fill="FFFFFF"/>
        </w:rPr>
        <w:t> </w:t>
      </w:r>
      <w:r w:rsidRPr="00E74378">
        <w:rPr>
          <w:iCs/>
          <w:color w:val="222222"/>
        </w:rPr>
        <w:t>Agroforestry Systems</w:t>
      </w:r>
      <w:r w:rsidRPr="00E74378">
        <w:rPr>
          <w:color w:val="222222"/>
          <w:shd w:val="clear" w:color="auto" w:fill="FFFFFF"/>
        </w:rPr>
        <w:t xml:space="preserve"> </w:t>
      </w:r>
      <w:r w:rsidRPr="00E74378">
        <w:rPr>
          <w:rStyle w:val="apple-converted-space"/>
          <w:color w:val="222222"/>
          <w:shd w:val="clear" w:color="auto" w:fill="FFFFFF"/>
        </w:rPr>
        <w:t>53</w:t>
      </w:r>
      <w:r w:rsidR="00692563">
        <w:rPr>
          <w:color w:val="222222"/>
          <w:shd w:val="clear" w:color="auto" w:fill="FFFFFF"/>
        </w:rPr>
        <w:t xml:space="preserve">, </w:t>
      </w:r>
      <w:r w:rsidRPr="00E74378">
        <w:rPr>
          <w:color w:val="222222"/>
          <w:shd w:val="clear" w:color="auto" w:fill="FFFFFF"/>
        </w:rPr>
        <w:t>313-322</w:t>
      </w:r>
      <w:r w:rsidR="00CB20C3" w:rsidRPr="00E74378">
        <w:rPr>
          <w:color w:val="222222"/>
          <w:shd w:val="clear" w:color="auto" w:fill="FFFFFF"/>
        </w:rPr>
        <w:t>.</w:t>
      </w:r>
    </w:p>
    <w:p w14:paraId="2709FE06" w14:textId="400BD560" w:rsidR="00934AA3" w:rsidRPr="00E74378" w:rsidRDefault="00934AA3" w:rsidP="00E74378">
      <w:pPr>
        <w:spacing w:before="100" w:beforeAutospacing="1" w:after="100" w:afterAutospacing="1" w:line="480" w:lineRule="auto"/>
        <w:ind w:left="720" w:hanging="720"/>
      </w:pPr>
      <w:r w:rsidRPr="00E74378">
        <w:t>Hewitt, D. G. 2011. Nutrition.</w:t>
      </w:r>
      <w:r w:rsidR="006309F8" w:rsidRPr="00E74378">
        <w:t xml:space="preserve"> Pages 75-105</w:t>
      </w:r>
      <w:r w:rsidRPr="00E74378">
        <w:t xml:space="preserve"> </w:t>
      </w:r>
      <w:r w:rsidR="006309F8" w:rsidRPr="00E74378">
        <w:rPr>
          <w:i/>
        </w:rPr>
        <w:t>in</w:t>
      </w:r>
      <w:r w:rsidRPr="00E74378">
        <w:t xml:space="preserve"> </w:t>
      </w:r>
      <w:r w:rsidR="006309F8" w:rsidRPr="00E74378">
        <w:t xml:space="preserve">D. G. </w:t>
      </w:r>
      <w:r w:rsidRPr="00E74378">
        <w:t>Hewitt</w:t>
      </w:r>
      <w:r w:rsidR="006309F8" w:rsidRPr="00E74378">
        <w:t xml:space="preserve">, </w:t>
      </w:r>
      <w:r w:rsidRPr="00E74378">
        <w:t>ed</w:t>
      </w:r>
      <w:r w:rsidR="006309F8" w:rsidRPr="00E74378">
        <w:t>itor</w:t>
      </w:r>
      <w:r w:rsidRPr="00E74378">
        <w:t xml:space="preserve">, Biology and management of white-tailed deer. </w:t>
      </w:r>
      <w:r w:rsidR="006309F8" w:rsidRPr="00E74378">
        <w:t>CRC Press, Boca Raton, Florida, USA.</w:t>
      </w:r>
    </w:p>
    <w:p w14:paraId="75A7B9A8" w14:textId="6063FFE7" w:rsidR="00CA59C2" w:rsidRPr="00E74378" w:rsidRDefault="00CA59C2" w:rsidP="00E74378">
      <w:pPr>
        <w:spacing w:before="100" w:beforeAutospacing="1" w:after="100" w:afterAutospacing="1" w:line="480" w:lineRule="auto"/>
        <w:ind w:left="720" w:hanging="720"/>
      </w:pPr>
      <w:proofErr w:type="spellStart"/>
      <w:r w:rsidRPr="00E74378">
        <w:t>Hiers</w:t>
      </w:r>
      <w:proofErr w:type="spellEnd"/>
      <w:r w:rsidRPr="00E74378">
        <w:t xml:space="preserve">, J. K., </w:t>
      </w:r>
      <w:r w:rsidR="006309F8" w:rsidRPr="00E74378">
        <w:t xml:space="preserve">J. J. </w:t>
      </w:r>
      <w:r w:rsidRPr="00E74378">
        <w:t xml:space="preserve">O'Brien, </w:t>
      </w:r>
      <w:r w:rsidR="006309F8" w:rsidRPr="00E74378">
        <w:t xml:space="preserve">R. E. </w:t>
      </w:r>
      <w:r w:rsidRPr="00E74378">
        <w:t xml:space="preserve">Will, and </w:t>
      </w:r>
      <w:r w:rsidR="006309F8" w:rsidRPr="00E74378">
        <w:t xml:space="preserve">R. J. </w:t>
      </w:r>
      <w:r w:rsidRPr="00E74378">
        <w:t xml:space="preserve">Mitchell. 2007. Forest floor depth mediates understory vigor in xeric </w:t>
      </w:r>
      <w:r w:rsidRPr="00E74378">
        <w:rPr>
          <w:i/>
        </w:rPr>
        <w:t>Pinus palustris</w:t>
      </w:r>
      <w:r w:rsidRPr="00E74378">
        <w:t xml:space="preserve"> ecosystems. </w:t>
      </w:r>
      <w:r w:rsidRPr="00E74378">
        <w:rPr>
          <w:iCs/>
        </w:rPr>
        <w:t>Ecological Applications</w:t>
      </w:r>
      <w:r w:rsidRPr="00E74378">
        <w:t> </w:t>
      </w:r>
      <w:r w:rsidRPr="00E74378">
        <w:rPr>
          <w:iCs/>
        </w:rPr>
        <w:t>17</w:t>
      </w:r>
      <w:r w:rsidR="00692563">
        <w:t xml:space="preserve">, </w:t>
      </w:r>
      <w:r w:rsidRPr="00E74378">
        <w:t>806-814.</w:t>
      </w:r>
    </w:p>
    <w:p w14:paraId="3E8A4B61" w14:textId="4209C0B5" w:rsidR="00CA59C2" w:rsidDel="000368D9" w:rsidRDefault="00CA59C2" w:rsidP="00E74378">
      <w:pPr>
        <w:spacing w:before="100" w:beforeAutospacing="1" w:after="100" w:afterAutospacing="1" w:line="480" w:lineRule="auto"/>
        <w:ind w:left="720" w:hanging="720"/>
        <w:rPr>
          <w:del w:id="420" w:author="Author"/>
          <w:color w:val="222222"/>
          <w:shd w:val="clear" w:color="auto" w:fill="FFFFFF"/>
        </w:rPr>
      </w:pPr>
      <w:del w:id="421" w:author="Author">
        <w:r w:rsidRPr="00E74378" w:rsidDel="000368D9">
          <w:rPr>
            <w:color w:val="222222"/>
            <w:shd w:val="clear" w:color="auto" w:fill="FFFFFF"/>
          </w:rPr>
          <w:delText xml:space="preserve">Hobbs, N. T., and </w:delText>
        </w:r>
        <w:r w:rsidR="006309F8" w:rsidRPr="00E74378" w:rsidDel="000368D9">
          <w:rPr>
            <w:color w:val="222222"/>
            <w:shd w:val="clear" w:color="auto" w:fill="FFFFFF"/>
          </w:rPr>
          <w:delText xml:space="preserve">D. M. </w:delText>
        </w:r>
        <w:r w:rsidRPr="00E74378" w:rsidDel="000368D9">
          <w:rPr>
            <w:color w:val="222222"/>
            <w:shd w:val="clear" w:color="auto" w:fill="FFFFFF"/>
          </w:rPr>
          <w:delText>Swift. 1985. Estimates of habitat carrying capacity incorporating explicit nutritional constraints.</w:delText>
        </w:r>
        <w:r w:rsidRPr="00E74378" w:rsidDel="000368D9">
          <w:rPr>
            <w:rStyle w:val="apple-converted-space"/>
            <w:color w:val="222222"/>
            <w:shd w:val="clear" w:color="auto" w:fill="FFFFFF"/>
          </w:rPr>
          <w:delText> </w:delText>
        </w:r>
        <w:r w:rsidRPr="00E74378" w:rsidDel="000368D9">
          <w:rPr>
            <w:iCs/>
            <w:color w:val="222222"/>
          </w:rPr>
          <w:delText>The Journal of Wildlife Management</w:delText>
        </w:r>
        <w:r w:rsidRPr="00E74378" w:rsidDel="000368D9">
          <w:rPr>
            <w:color w:val="222222"/>
            <w:shd w:val="clear" w:color="auto" w:fill="FFFFFF"/>
          </w:rPr>
          <w:delText xml:space="preserve"> 49</w:delText>
        </w:r>
        <w:r w:rsidR="00692563" w:rsidDel="000368D9">
          <w:rPr>
            <w:color w:val="222222"/>
            <w:shd w:val="clear" w:color="auto" w:fill="FFFFFF"/>
          </w:rPr>
          <w:delText xml:space="preserve">, </w:delText>
        </w:r>
        <w:r w:rsidRPr="00E74378" w:rsidDel="000368D9">
          <w:rPr>
            <w:color w:val="222222"/>
            <w:shd w:val="clear" w:color="auto" w:fill="FFFFFF"/>
          </w:rPr>
          <w:delText>814-822.</w:delText>
        </w:r>
      </w:del>
    </w:p>
    <w:p w14:paraId="6960AA3A" w14:textId="257500E3" w:rsidR="00772C17" w:rsidRPr="00E74378" w:rsidRDefault="00772C17" w:rsidP="00E74378">
      <w:pPr>
        <w:spacing w:before="100" w:beforeAutospacing="1" w:after="100" w:afterAutospacing="1" w:line="480" w:lineRule="auto"/>
        <w:ind w:left="720" w:hanging="720"/>
        <w:rPr>
          <w:color w:val="222222"/>
          <w:shd w:val="clear" w:color="auto" w:fill="FFFFFF"/>
        </w:rPr>
      </w:pPr>
      <w:r w:rsidRPr="00772C17">
        <w:rPr>
          <w:color w:val="222222"/>
          <w:shd w:val="clear" w:color="auto" w:fill="FFFFFF"/>
        </w:rPr>
        <w:t xml:space="preserve">Hofmann, R. R. 1989. Evolutionary steps of </w:t>
      </w:r>
      <w:proofErr w:type="spellStart"/>
      <w:r w:rsidRPr="00772C17">
        <w:rPr>
          <w:color w:val="222222"/>
          <w:shd w:val="clear" w:color="auto" w:fill="FFFFFF"/>
        </w:rPr>
        <w:t>ecophysiological</w:t>
      </w:r>
      <w:proofErr w:type="spellEnd"/>
      <w:r w:rsidRPr="00772C17">
        <w:rPr>
          <w:color w:val="222222"/>
          <w:shd w:val="clear" w:color="auto" w:fill="FFFFFF"/>
        </w:rPr>
        <w:t xml:space="preserve"> adaptation and diversification of ruminants</w:t>
      </w:r>
      <w:r w:rsidR="00692563">
        <w:rPr>
          <w:color w:val="222222"/>
          <w:shd w:val="clear" w:color="auto" w:fill="FFFFFF"/>
        </w:rPr>
        <w:t xml:space="preserve">: </w:t>
      </w:r>
      <w:r w:rsidRPr="00772C17">
        <w:rPr>
          <w:color w:val="222222"/>
          <w:shd w:val="clear" w:color="auto" w:fill="FFFFFF"/>
        </w:rPr>
        <w:t>a comparative view of their digestive system.</w:t>
      </w:r>
      <w:r w:rsidRPr="00772C17">
        <w:rPr>
          <w:i/>
          <w:iCs/>
          <w:color w:val="222222"/>
          <w:shd w:val="clear" w:color="auto" w:fill="FFFFFF"/>
        </w:rPr>
        <w:t xml:space="preserve"> </w:t>
      </w:r>
      <w:proofErr w:type="spellStart"/>
      <w:r w:rsidRPr="00772C17">
        <w:rPr>
          <w:i/>
          <w:iCs/>
          <w:color w:val="222222"/>
          <w:shd w:val="clear" w:color="auto" w:fill="FFFFFF"/>
        </w:rPr>
        <w:t>Oecologia</w:t>
      </w:r>
      <w:proofErr w:type="spellEnd"/>
      <w:r w:rsidRPr="00772C17">
        <w:rPr>
          <w:color w:val="222222"/>
          <w:shd w:val="clear" w:color="auto" w:fill="FFFFFF"/>
        </w:rPr>
        <w:t xml:space="preserve">. </w:t>
      </w:r>
      <w:r w:rsidRPr="00772C17">
        <w:rPr>
          <w:iCs/>
          <w:color w:val="222222"/>
          <w:shd w:val="clear" w:color="auto" w:fill="FFFFFF"/>
        </w:rPr>
        <w:t>78</w:t>
      </w:r>
      <w:r w:rsidR="00692563">
        <w:rPr>
          <w:color w:val="222222"/>
          <w:shd w:val="clear" w:color="auto" w:fill="FFFFFF"/>
        </w:rPr>
        <w:t xml:space="preserve">, </w:t>
      </w:r>
      <w:r w:rsidRPr="00772C17">
        <w:rPr>
          <w:color w:val="222222"/>
          <w:shd w:val="clear" w:color="auto" w:fill="FFFFFF"/>
        </w:rPr>
        <w:t>443-457.</w:t>
      </w:r>
    </w:p>
    <w:p w14:paraId="61B54CB5" w14:textId="224BF943" w:rsidR="00CA59C2" w:rsidRPr="00E74378" w:rsidRDefault="00CA59C2" w:rsidP="00E74378">
      <w:pPr>
        <w:spacing w:before="100" w:beforeAutospacing="1" w:after="100" w:afterAutospacing="1" w:line="480" w:lineRule="auto"/>
        <w:ind w:left="720" w:hanging="720"/>
        <w:rPr>
          <w:color w:val="222222"/>
          <w:shd w:val="clear" w:color="auto" w:fill="FFFFFF"/>
        </w:rPr>
      </w:pPr>
      <w:r w:rsidRPr="00E74378">
        <w:rPr>
          <w:color w:val="222222"/>
          <w:shd w:val="clear" w:color="auto" w:fill="FFFFFF"/>
        </w:rPr>
        <w:lastRenderedPageBreak/>
        <w:t xml:space="preserve">Holter, J. B., </w:t>
      </w:r>
      <w:r w:rsidR="006309F8" w:rsidRPr="00E74378">
        <w:rPr>
          <w:color w:val="222222"/>
          <w:shd w:val="clear" w:color="auto" w:fill="FFFFFF"/>
        </w:rPr>
        <w:t xml:space="preserve">H. H. </w:t>
      </w:r>
      <w:r w:rsidRPr="00E74378">
        <w:rPr>
          <w:color w:val="222222"/>
          <w:shd w:val="clear" w:color="auto" w:fill="FFFFFF"/>
        </w:rPr>
        <w:t xml:space="preserve">Hayes, and </w:t>
      </w:r>
      <w:r w:rsidR="006309F8" w:rsidRPr="00E74378">
        <w:rPr>
          <w:color w:val="222222"/>
          <w:shd w:val="clear" w:color="auto" w:fill="FFFFFF"/>
        </w:rPr>
        <w:t xml:space="preserve">S. H. </w:t>
      </w:r>
      <w:r w:rsidRPr="00E74378">
        <w:rPr>
          <w:color w:val="222222"/>
          <w:shd w:val="clear" w:color="auto" w:fill="FFFFFF"/>
        </w:rPr>
        <w:t>Smith. 1979. Protein requirement of yearling white-tailed deer.</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43</w:t>
      </w:r>
      <w:r w:rsidR="00692563">
        <w:rPr>
          <w:color w:val="222222"/>
          <w:shd w:val="clear" w:color="auto" w:fill="FFFFFF"/>
        </w:rPr>
        <w:t xml:space="preserve">, </w:t>
      </w:r>
      <w:r w:rsidRPr="00E74378">
        <w:rPr>
          <w:color w:val="222222"/>
          <w:shd w:val="clear" w:color="auto" w:fill="FFFFFF"/>
        </w:rPr>
        <w:t>872-879.</w:t>
      </w:r>
    </w:p>
    <w:p w14:paraId="2FD0EED4" w14:textId="2DADE873" w:rsidR="00CA59C2" w:rsidRPr="00E74378" w:rsidRDefault="00CA59C2" w:rsidP="00E74378">
      <w:pPr>
        <w:spacing w:before="100" w:beforeAutospacing="1" w:after="100" w:afterAutospacing="1" w:line="480" w:lineRule="auto"/>
        <w:ind w:left="720" w:hanging="720"/>
        <w:rPr>
          <w:color w:val="222222"/>
          <w:shd w:val="clear" w:color="auto" w:fill="FFFFFF"/>
        </w:rPr>
      </w:pPr>
      <w:proofErr w:type="spellStart"/>
      <w:r w:rsidRPr="00E74378">
        <w:rPr>
          <w:color w:val="222222"/>
          <w:shd w:val="clear" w:color="auto" w:fill="FFFFFF"/>
        </w:rPr>
        <w:t>Howze</w:t>
      </w:r>
      <w:proofErr w:type="spellEnd"/>
      <w:r w:rsidRPr="00E74378">
        <w:rPr>
          <w:color w:val="222222"/>
          <w:shd w:val="clear" w:color="auto" w:fill="FFFFFF"/>
        </w:rPr>
        <w:t>, J. M.,</w:t>
      </w:r>
      <w:r w:rsidR="00CB20C3" w:rsidRPr="00E74378">
        <w:rPr>
          <w:color w:val="222222"/>
          <w:shd w:val="clear" w:color="auto" w:fill="FFFFFF"/>
        </w:rPr>
        <w:t xml:space="preserve"> and</w:t>
      </w:r>
      <w:r w:rsidRPr="00E74378">
        <w:rPr>
          <w:color w:val="222222"/>
          <w:shd w:val="clear" w:color="auto" w:fill="FFFFFF"/>
        </w:rPr>
        <w:t xml:space="preserve"> </w:t>
      </w:r>
      <w:r w:rsidR="006309F8" w:rsidRPr="00E74378">
        <w:rPr>
          <w:color w:val="222222"/>
          <w:shd w:val="clear" w:color="auto" w:fill="FFFFFF"/>
        </w:rPr>
        <w:t xml:space="preserve">L. L. </w:t>
      </w:r>
      <w:r w:rsidRPr="00E74378">
        <w:rPr>
          <w:color w:val="222222"/>
          <w:shd w:val="clear" w:color="auto" w:fill="FFFFFF"/>
        </w:rPr>
        <w:t>Smith</w:t>
      </w:r>
      <w:r w:rsidR="006309F8" w:rsidRPr="00E74378">
        <w:rPr>
          <w:color w:val="222222"/>
          <w:shd w:val="clear" w:color="auto" w:fill="FFFFFF"/>
        </w:rPr>
        <w:t xml:space="preserve">. </w:t>
      </w:r>
      <w:r w:rsidRPr="00E74378">
        <w:rPr>
          <w:color w:val="222222"/>
          <w:shd w:val="clear" w:color="auto" w:fill="FFFFFF"/>
        </w:rPr>
        <w:t>2021. The influence of prescribed fire on site selection in snakes in the longleaf pine ecosystem.</w:t>
      </w:r>
      <w:r w:rsidRPr="00E74378">
        <w:rPr>
          <w:rStyle w:val="apple-converted-space"/>
          <w:color w:val="222222"/>
          <w:shd w:val="clear" w:color="auto" w:fill="FFFFFF"/>
        </w:rPr>
        <w:t> </w:t>
      </w:r>
      <w:r w:rsidRPr="00E74378">
        <w:rPr>
          <w:iCs/>
          <w:color w:val="222222"/>
        </w:rPr>
        <w:t>Forest Ecology and Management</w:t>
      </w:r>
      <w:r w:rsidR="006309F8" w:rsidRPr="00E74378">
        <w:rPr>
          <w:color w:val="222222"/>
          <w:shd w:val="clear" w:color="auto" w:fill="FFFFFF"/>
        </w:rPr>
        <w:t xml:space="preserve"> </w:t>
      </w:r>
      <w:r w:rsidRPr="00E74378">
        <w:rPr>
          <w:iCs/>
          <w:color w:val="222222"/>
        </w:rPr>
        <w:t>481</w:t>
      </w:r>
      <w:r w:rsidR="00692563">
        <w:rPr>
          <w:color w:val="222222"/>
          <w:shd w:val="clear" w:color="auto" w:fill="FFFFFF"/>
        </w:rPr>
        <w:t xml:space="preserve">, </w:t>
      </w:r>
      <w:r w:rsidRPr="00E74378">
        <w:rPr>
          <w:color w:val="222222"/>
          <w:shd w:val="clear" w:color="auto" w:fill="FFFFFF"/>
        </w:rPr>
        <w:t>118703.</w:t>
      </w:r>
    </w:p>
    <w:p w14:paraId="7D66F6CF" w14:textId="3B4B4404" w:rsidR="00CA59C2" w:rsidRPr="00E74378" w:rsidRDefault="00CA59C2" w:rsidP="00E74378">
      <w:pPr>
        <w:pStyle w:val="NormalWeb"/>
        <w:spacing w:line="480" w:lineRule="auto"/>
        <w:ind w:left="720" w:hanging="720"/>
      </w:pPr>
      <w:r w:rsidRPr="00E74378">
        <w:t>Hulbert, L. C. 1969. Fire and litter effects in undisturbed bluestem prairie in Kansas. Ecology 50</w:t>
      </w:r>
      <w:r w:rsidR="00692563">
        <w:t xml:space="preserve">, </w:t>
      </w:r>
      <w:r w:rsidRPr="00E74378">
        <w:t xml:space="preserve">874-877. </w:t>
      </w:r>
    </w:p>
    <w:p w14:paraId="50009294" w14:textId="7BFB9A8A" w:rsidR="00586F9E" w:rsidRPr="00741546" w:rsidRDefault="00586F9E" w:rsidP="00E74378">
      <w:pPr>
        <w:pStyle w:val="NormalWeb"/>
        <w:spacing w:line="480" w:lineRule="auto"/>
        <w:ind w:left="720" w:hanging="720"/>
      </w:pPr>
      <w:r w:rsidRPr="00741546">
        <w:t>Jenks, J. A. 1991. </w:t>
      </w:r>
      <w:r w:rsidRPr="00741546">
        <w:rPr>
          <w:iCs/>
        </w:rPr>
        <w:t>Effect of cattle stocking rate on the nutritional ecology of white-tailed deer in managed forests of southeastern Oklahoma and southwestern</w:t>
      </w:r>
      <w:r w:rsidRPr="00073C2F">
        <w:rPr>
          <w:iCs/>
        </w:rPr>
        <w:t xml:space="preserve"> </w:t>
      </w:r>
      <w:r w:rsidRPr="00741546">
        <w:rPr>
          <w:iCs/>
        </w:rPr>
        <w:t>Arkansas</w:t>
      </w:r>
      <w:r w:rsidRPr="00741546">
        <w:t>. Dissertation, Oklahoma State University., Stillwater,</w:t>
      </w:r>
      <w:r w:rsidR="006309F8" w:rsidRPr="00741546">
        <w:t xml:space="preserve"> USA</w:t>
      </w:r>
      <w:r w:rsidRPr="00741546">
        <w:t>.</w:t>
      </w:r>
    </w:p>
    <w:p w14:paraId="72175217" w14:textId="1BF892A6" w:rsidR="00CA59C2" w:rsidRDefault="00CA59C2" w:rsidP="00E74378">
      <w:pPr>
        <w:spacing w:before="100" w:beforeAutospacing="1" w:after="100" w:afterAutospacing="1" w:line="480" w:lineRule="auto"/>
        <w:ind w:left="720" w:hanging="720"/>
        <w:rPr>
          <w:ins w:id="422" w:author="Author"/>
          <w:color w:val="000000" w:themeColor="text1"/>
        </w:rPr>
      </w:pPr>
      <w:r w:rsidRPr="00741546">
        <w:rPr>
          <w:color w:val="000000" w:themeColor="text1"/>
        </w:rPr>
        <w:t xml:space="preserve">Johnson, A. S., </w:t>
      </w:r>
      <w:r w:rsidR="006309F8" w:rsidRPr="00741546">
        <w:rPr>
          <w:color w:val="000000" w:themeColor="text1"/>
        </w:rPr>
        <w:t xml:space="preserve">P. E. </w:t>
      </w:r>
      <w:r w:rsidRPr="00741546">
        <w:rPr>
          <w:color w:val="000000" w:themeColor="text1"/>
        </w:rPr>
        <w:t xml:space="preserve">Hale, </w:t>
      </w:r>
      <w:r w:rsidR="006309F8" w:rsidRPr="00741546">
        <w:rPr>
          <w:color w:val="000000" w:themeColor="text1"/>
        </w:rPr>
        <w:t xml:space="preserve">W. M. </w:t>
      </w:r>
      <w:r w:rsidRPr="00741546">
        <w:rPr>
          <w:color w:val="000000" w:themeColor="text1"/>
        </w:rPr>
        <w:t xml:space="preserve">Ford, </w:t>
      </w:r>
      <w:r w:rsidR="006309F8" w:rsidRPr="00741546">
        <w:rPr>
          <w:color w:val="000000" w:themeColor="text1"/>
        </w:rPr>
        <w:t xml:space="preserve">J. M. </w:t>
      </w:r>
      <w:r w:rsidRPr="00741546">
        <w:rPr>
          <w:color w:val="000000" w:themeColor="text1"/>
        </w:rPr>
        <w:t xml:space="preserve">Wentworth, </w:t>
      </w:r>
      <w:r w:rsidR="006309F8" w:rsidRPr="00741546">
        <w:rPr>
          <w:color w:val="000000" w:themeColor="text1"/>
        </w:rPr>
        <w:t xml:space="preserve">J. R. </w:t>
      </w:r>
      <w:r w:rsidRPr="00741546">
        <w:rPr>
          <w:color w:val="000000" w:themeColor="text1"/>
        </w:rPr>
        <w:t xml:space="preserve">French, </w:t>
      </w:r>
      <w:r w:rsidR="006309F8" w:rsidRPr="00741546">
        <w:rPr>
          <w:color w:val="000000" w:themeColor="text1"/>
        </w:rPr>
        <w:t xml:space="preserve">O. F. </w:t>
      </w:r>
      <w:r w:rsidRPr="00741546">
        <w:rPr>
          <w:color w:val="000000" w:themeColor="text1"/>
        </w:rPr>
        <w:t xml:space="preserve">Anderson, and </w:t>
      </w:r>
      <w:r w:rsidR="006309F8" w:rsidRPr="00741546">
        <w:rPr>
          <w:color w:val="000000" w:themeColor="text1"/>
        </w:rPr>
        <w:t xml:space="preserve">G. B. </w:t>
      </w:r>
      <w:r w:rsidRPr="00741546">
        <w:rPr>
          <w:color w:val="000000" w:themeColor="text1"/>
        </w:rPr>
        <w:t>Pullen. 1995. White-tailed deer foraging in relation to successional stage, overstory type and management of southern Appalachian forests. </w:t>
      </w:r>
      <w:r w:rsidRPr="00741546">
        <w:rPr>
          <w:iCs/>
          <w:color w:val="000000" w:themeColor="text1"/>
        </w:rPr>
        <w:t>American Midland Naturalist</w:t>
      </w:r>
      <w:r w:rsidRPr="00741546">
        <w:rPr>
          <w:color w:val="000000" w:themeColor="text1"/>
        </w:rPr>
        <w:t xml:space="preserve"> 133</w:t>
      </w:r>
      <w:r w:rsidR="00692563">
        <w:rPr>
          <w:color w:val="000000" w:themeColor="text1"/>
        </w:rPr>
        <w:t xml:space="preserve">, </w:t>
      </w:r>
      <w:r w:rsidRPr="00741546">
        <w:rPr>
          <w:color w:val="000000" w:themeColor="text1"/>
        </w:rPr>
        <w:t>18-35.</w:t>
      </w:r>
    </w:p>
    <w:p w14:paraId="2A1EA174" w14:textId="58F0B30B" w:rsidR="00774079" w:rsidRPr="00741546" w:rsidRDefault="00774079" w:rsidP="00E74378">
      <w:pPr>
        <w:spacing w:before="100" w:beforeAutospacing="1" w:after="100" w:afterAutospacing="1" w:line="480" w:lineRule="auto"/>
        <w:ind w:left="720" w:hanging="720"/>
        <w:rPr>
          <w:color w:val="000000" w:themeColor="text1"/>
        </w:rPr>
      </w:pPr>
      <w:ins w:id="423" w:author="Author">
        <w:r w:rsidRPr="00774079">
          <w:rPr>
            <w:color w:val="000000" w:themeColor="text1"/>
          </w:rPr>
          <w:t xml:space="preserve">Jones, P. D., </w:t>
        </w:r>
        <w:r>
          <w:rPr>
            <w:color w:val="000000" w:themeColor="text1"/>
          </w:rPr>
          <w:t xml:space="preserve">S. </w:t>
        </w:r>
        <w:proofErr w:type="spellStart"/>
        <w:r w:rsidRPr="00774079">
          <w:rPr>
            <w:color w:val="000000" w:themeColor="text1"/>
          </w:rPr>
          <w:t>Demarais</w:t>
        </w:r>
        <w:proofErr w:type="spellEnd"/>
        <w:r w:rsidRPr="00774079">
          <w:rPr>
            <w:color w:val="000000" w:themeColor="text1"/>
          </w:rPr>
          <w:t>,</w:t>
        </w:r>
        <w:r>
          <w:rPr>
            <w:color w:val="000000" w:themeColor="text1"/>
          </w:rPr>
          <w:t xml:space="preserve"> B. K.</w:t>
        </w:r>
        <w:r w:rsidRPr="00774079">
          <w:rPr>
            <w:color w:val="000000" w:themeColor="text1"/>
          </w:rPr>
          <w:t xml:space="preserve"> Strickland, </w:t>
        </w:r>
        <w:r>
          <w:rPr>
            <w:color w:val="000000" w:themeColor="text1"/>
          </w:rPr>
          <w:t xml:space="preserve">and S.L </w:t>
        </w:r>
        <w:r w:rsidRPr="00774079">
          <w:rPr>
            <w:color w:val="000000" w:themeColor="text1"/>
          </w:rPr>
          <w:t>Edwards</w:t>
        </w:r>
        <w:r>
          <w:rPr>
            <w:color w:val="000000" w:themeColor="text1"/>
          </w:rPr>
          <w:t xml:space="preserve">. </w:t>
        </w:r>
        <w:r w:rsidRPr="00774079">
          <w:rPr>
            <w:color w:val="000000" w:themeColor="text1"/>
          </w:rPr>
          <w:t xml:space="preserve">2008. Soil region effects on white-tailed deer forage protein content. </w:t>
        </w:r>
        <w:r w:rsidRPr="00774079">
          <w:rPr>
            <w:iCs/>
            <w:color w:val="000000" w:themeColor="text1"/>
          </w:rPr>
          <w:t>Southeastern Naturalist</w:t>
        </w:r>
        <w:r w:rsidRPr="00774079">
          <w:rPr>
            <w:color w:val="000000" w:themeColor="text1"/>
          </w:rPr>
          <w:t xml:space="preserve"> </w:t>
        </w:r>
        <w:r w:rsidRPr="00774079">
          <w:rPr>
            <w:i/>
            <w:iCs/>
            <w:color w:val="000000" w:themeColor="text1"/>
          </w:rPr>
          <w:t>7</w:t>
        </w:r>
        <w:r w:rsidRPr="00774079">
          <w:rPr>
            <w:color w:val="000000" w:themeColor="text1"/>
          </w:rPr>
          <w:t>, 595-606.</w:t>
        </w:r>
      </w:ins>
    </w:p>
    <w:p w14:paraId="03B535F8" w14:textId="3C3ACE1D" w:rsidR="00CA59C2" w:rsidRPr="00741546" w:rsidRDefault="00CA59C2" w:rsidP="00E74378">
      <w:pPr>
        <w:spacing w:before="100" w:beforeAutospacing="1" w:after="100" w:afterAutospacing="1" w:line="480" w:lineRule="auto"/>
        <w:ind w:left="720" w:hanging="720"/>
      </w:pPr>
      <w:r w:rsidRPr="00741546">
        <w:t xml:space="preserve">Jones, P. D., S. L. Edwards, and </w:t>
      </w:r>
      <w:r w:rsidR="006309F8" w:rsidRPr="00741546">
        <w:t xml:space="preserve">S. </w:t>
      </w:r>
      <w:proofErr w:type="spellStart"/>
      <w:r w:rsidRPr="00741546">
        <w:t>Demarais</w:t>
      </w:r>
      <w:proofErr w:type="spellEnd"/>
      <w:r w:rsidR="00DA4788" w:rsidRPr="00741546">
        <w:t xml:space="preserve">. </w:t>
      </w:r>
      <w:r w:rsidRPr="00741546">
        <w:t xml:space="preserve"> 2009. White</w:t>
      </w:r>
      <w:r w:rsidRPr="00741546">
        <w:rPr>
          <w:rFonts w:ascii="Cambria Math" w:hAnsi="Cambria Math" w:cs="Cambria Math"/>
        </w:rPr>
        <w:t>‐</w:t>
      </w:r>
      <w:r w:rsidRPr="00741546">
        <w:t>tailed deer foraging habitat in intensively established loblolly pine plantations. The Journal of Wildlife Management 73</w:t>
      </w:r>
      <w:r w:rsidR="00692563">
        <w:t xml:space="preserve">, </w:t>
      </w:r>
      <w:r w:rsidRPr="00741546">
        <w:t>488-496.</w:t>
      </w:r>
    </w:p>
    <w:p w14:paraId="1609C59A" w14:textId="435C88B2" w:rsidR="005B4468" w:rsidRPr="00741546" w:rsidRDefault="005B4468" w:rsidP="00E74378">
      <w:pPr>
        <w:spacing w:before="100" w:beforeAutospacing="1" w:after="100" w:afterAutospacing="1" w:line="480" w:lineRule="auto"/>
        <w:ind w:left="720" w:hanging="720"/>
      </w:pPr>
      <w:r w:rsidRPr="00741546">
        <w:lastRenderedPageBreak/>
        <w:t xml:space="preserve">Jones, P. D., Rude, B., Muir, J. P., </w:t>
      </w:r>
      <w:proofErr w:type="spellStart"/>
      <w:r w:rsidRPr="00741546">
        <w:t>Demarais</w:t>
      </w:r>
      <w:proofErr w:type="spellEnd"/>
      <w:r w:rsidRPr="00741546">
        <w:t>, S., Strickland, B. K., and Edwards, S. L. 2010. Condensed tannins' effect on white</w:t>
      </w:r>
      <w:r w:rsidRPr="00741546">
        <w:rPr>
          <w:rFonts w:ascii="Cambria Math" w:hAnsi="Cambria Math" w:cs="Cambria Math"/>
        </w:rPr>
        <w:t>‐</w:t>
      </w:r>
      <w:r w:rsidRPr="00741546">
        <w:t xml:space="preserve">tailed deer forage digestibility in Mississippi. </w:t>
      </w:r>
      <w:r w:rsidRPr="00073C2F">
        <w:rPr>
          <w:iCs/>
        </w:rPr>
        <w:t>The Journal of Wildlife Management</w:t>
      </w:r>
      <w:r w:rsidRPr="00741546">
        <w:t xml:space="preserve">, </w:t>
      </w:r>
      <w:r w:rsidRPr="00741546">
        <w:rPr>
          <w:iCs/>
        </w:rPr>
        <w:t>74</w:t>
      </w:r>
      <w:r w:rsidR="00692563">
        <w:rPr>
          <w:iCs/>
        </w:rPr>
        <w:t xml:space="preserve">, </w:t>
      </w:r>
      <w:r w:rsidRPr="00741546">
        <w:t>707-713.</w:t>
      </w:r>
    </w:p>
    <w:p w14:paraId="2D495787" w14:textId="38F880E1" w:rsidR="00CA59C2" w:rsidRPr="00741546" w:rsidRDefault="00CA59C2" w:rsidP="00E74378">
      <w:pPr>
        <w:spacing w:before="100" w:beforeAutospacing="1" w:after="100" w:afterAutospacing="1" w:line="480" w:lineRule="auto"/>
        <w:ind w:left="720" w:hanging="720"/>
      </w:pPr>
      <w:proofErr w:type="spellStart"/>
      <w:r w:rsidRPr="00741546">
        <w:t>Karayilanli</w:t>
      </w:r>
      <w:proofErr w:type="spellEnd"/>
      <w:r w:rsidRPr="00741546">
        <w:t xml:space="preserve">, E., and </w:t>
      </w:r>
      <w:r w:rsidR="006309F8" w:rsidRPr="00741546">
        <w:t xml:space="preserve">V. </w:t>
      </w:r>
      <w:proofErr w:type="spellStart"/>
      <w:r w:rsidRPr="00741546">
        <w:t>Ayhan</w:t>
      </w:r>
      <w:proofErr w:type="spellEnd"/>
      <w:r w:rsidRPr="00741546">
        <w:t>. 2016. Investigation of feed value of alfalfa (</w:t>
      </w:r>
      <w:r w:rsidRPr="00073C2F">
        <w:t xml:space="preserve">Medicago sativa </w:t>
      </w:r>
      <w:r w:rsidRPr="00741546">
        <w:t>L.) harvested at different maturity stages. </w:t>
      </w:r>
      <w:r w:rsidRPr="00741546">
        <w:rPr>
          <w:iCs/>
        </w:rPr>
        <w:t>Legume Res</w:t>
      </w:r>
      <w:r w:rsidRPr="00741546">
        <w:t>earch </w:t>
      </w:r>
      <w:r w:rsidRPr="00741546">
        <w:rPr>
          <w:iCs/>
        </w:rPr>
        <w:t>39</w:t>
      </w:r>
      <w:r w:rsidR="00692563">
        <w:t xml:space="preserve">, </w:t>
      </w:r>
      <w:r w:rsidRPr="00741546">
        <w:t>237-247.</w:t>
      </w:r>
    </w:p>
    <w:p w14:paraId="38D70A54" w14:textId="464430F1" w:rsidR="00741546" w:rsidRPr="00741546" w:rsidRDefault="00741546" w:rsidP="00E74378">
      <w:pPr>
        <w:spacing w:before="100" w:beforeAutospacing="1" w:after="100" w:afterAutospacing="1" w:line="480" w:lineRule="auto"/>
        <w:ind w:left="720" w:hanging="720"/>
      </w:pPr>
      <w:proofErr w:type="spellStart"/>
      <w:r w:rsidRPr="00741546">
        <w:t>Kilcher</w:t>
      </w:r>
      <w:proofErr w:type="spellEnd"/>
      <w:r w:rsidRPr="00741546">
        <w:t xml:space="preserve">, M. R. 1981. Plant development, stage of maturity and nutrient composition. </w:t>
      </w:r>
      <w:r w:rsidRPr="00073C2F">
        <w:rPr>
          <w:iCs/>
        </w:rPr>
        <w:t>Rangeland Ecology &amp; Management/Journal of Range Management Archives</w:t>
      </w:r>
      <w:r w:rsidRPr="00741546">
        <w:t xml:space="preserve">, </w:t>
      </w:r>
      <w:r w:rsidRPr="00741546">
        <w:rPr>
          <w:iCs/>
        </w:rPr>
        <w:t>34</w:t>
      </w:r>
      <w:r w:rsidR="00692563">
        <w:rPr>
          <w:iCs/>
        </w:rPr>
        <w:t xml:space="preserve">, </w:t>
      </w:r>
      <w:r w:rsidRPr="00741546">
        <w:t>363-364.</w:t>
      </w:r>
    </w:p>
    <w:p w14:paraId="71AF950E" w14:textId="1F88E17E" w:rsidR="00CA59C2" w:rsidRPr="00741546" w:rsidRDefault="00CA59C2" w:rsidP="00E74378">
      <w:pPr>
        <w:pStyle w:val="NormalWeb"/>
        <w:spacing w:line="480" w:lineRule="auto"/>
        <w:ind w:left="720" w:hanging="720"/>
      </w:pPr>
      <w:r w:rsidRPr="00741546">
        <w:t>Knapp, A. K. 1984. Post-burn differences in solar radiation, leaf temperature and water stress influencing production in a lowland tallgrass prairie. American Journal of Botany. 71</w:t>
      </w:r>
      <w:r w:rsidR="00692563">
        <w:t xml:space="preserve">, </w:t>
      </w:r>
      <w:r w:rsidRPr="00741546">
        <w:t>220-227.</w:t>
      </w:r>
    </w:p>
    <w:p w14:paraId="427E5F31" w14:textId="237705C4" w:rsidR="00774079" w:rsidRPr="00741546" w:rsidDel="00774079" w:rsidRDefault="00CA59C2" w:rsidP="00774079">
      <w:pPr>
        <w:spacing w:before="100" w:beforeAutospacing="1" w:after="100" w:afterAutospacing="1" w:line="480" w:lineRule="auto"/>
        <w:ind w:left="720" w:hanging="720"/>
        <w:rPr>
          <w:del w:id="424" w:author="Author"/>
          <w:moveTo w:id="425" w:author="Author"/>
          <w:color w:val="000000" w:themeColor="text1"/>
          <w:shd w:val="clear" w:color="auto" w:fill="FFFFFF"/>
        </w:rPr>
      </w:pPr>
      <w:del w:id="426" w:author="Author">
        <w:r w:rsidRPr="00741546" w:rsidDel="000368D9">
          <w:delText xml:space="preserve">Knight, T. M., </w:delText>
        </w:r>
        <w:r w:rsidR="006309F8" w:rsidRPr="00741546" w:rsidDel="000368D9">
          <w:delText xml:space="preserve">H. </w:delText>
        </w:r>
        <w:r w:rsidRPr="00741546" w:rsidDel="000368D9">
          <w:delText xml:space="preserve">Caswell, and </w:delText>
        </w:r>
        <w:r w:rsidR="006309F8" w:rsidRPr="00741546" w:rsidDel="000368D9">
          <w:delText xml:space="preserve">S. </w:delText>
        </w:r>
        <w:r w:rsidRPr="00741546" w:rsidDel="000368D9">
          <w:delText>Kalisz. 2009. Population growth rate of a common understory herb decreases non-linearly across a gradient of deer herbivory. </w:delText>
        </w:r>
        <w:r w:rsidRPr="00741546" w:rsidDel="000368D9">
          <w:rPr>
            <w:iCs/>
          </w:rPr>
          <w:delText>Forest Ecology and Management</w:delText>
        </w:r>
        <w:r w:rsidRPr="00741546" w:rsidDel="000368D9">
          <w:delText> </w:delText>
        </w:r>
        <w:r w:rsidRPr="00741546" w:rsidDel="000368D9">
          <w:rPr>
            <w:iCs/>
          </w:rPr>
          <w:delText>257</w:delText>
        </w:r>
        <w:r w:rsidR="00692563" w:rsidDel="000368D9">
          <w:delText xml:space="preserve">, </w:delText>
        </w:r>
        <w:r w:rsidRPr="00741546" w:rsidDel="000368D9">
          <w:delText>1095-1103.</w:delText>
        </w:r>
      </w:del>
      <w:moveToRangeStart w:id="427" w:author="Author" w:name="move129603186"/>
      <w:moveTo w:id="428" w:author="Author">
        <w:del w:id="429" w:author="Author">
          <w:r w:rsidR="00774079" w:rsidRPr="00741546" w:rsidDel="00774079">
            <w:rPr>
              <w:color w:val="000000" w:themeColor="text1"/>
              <w:shd w:val="clear" w:color="auto" w:fill="FFFFFF"/>
            </w:rPr>
            <w:delText>Lashley, M. A., M. C. Chitwood, C. A. Harper, C. E. Moorman, and C. S. DePerno. 2014. Collection, handling and analysis of forages for concentrate selectors. </w:delText>
          </w:r>
          <w:r w:rsidR="00774079" w:rsidRPr="00741546" w:rsidDel="00774079">
            <w:rPr>
              <w:iCs/>
              <w:color w:val="000000" w:themeColor="text1"/>
              <w:shd w:val="clear" w:color="auto" w:fill="FFFFFF"/>
            </w:rPr>
            <w:delText>Wildlife Biology in Practice 10</w:delText>
          </w:r>
          <w:r w:rsidR="00774079" w:rsidDel="00774079">
            <w:rPr>
              <w:iCs/>
              <w:color w:val="000000" w:themeColor="text1"/>
              <w:shd w:val="clear" w:color="auto" w:fill="FFFFFF"/>
            </w:rPr>
            <w:delText xml:space="preserve">, </w:delText>
          </w:r>
          <w:r w:rsidR="00774079" w:rsidRPr="00741546" w:rsidDel="00774079">
            <w:rPr>
              <w:color w:val="000000" w:themeColor="text1"/>
              <w:shd w:val="clear" w:color="auto" w:fill="FFFFFF"/>
            </w:rPr>
            <w:delText>29-38.</w:delText>
          </w:r>
        </w:del>
      </w:moveTo>
    </w:p>
    <w:moveToRangeEnd w:id="427"/>
    <w:p w14:paraId="1D079FA6" w14:textId="2C3014CF" w:rsidR="00774079" w:rsidRPr="00741546" w:rsidDel="00774079" w:rsidRDefault="00774079">
      <w:pPr>
        <w:spacing w:before="100" w:beforeAutospacing="1" w:after="100" w:afterAutospacing="1" w:line="480" w:lineRule="auto"/>
        <w:ind w:left="720" w:hanging="720"/>
        <w:rPr>
          <w:del w:id="430" w:author="Author"/>
        </w:rPr>
        <w:pPrChange w:id="431" w:author="Caleb McKinney" w:date="2023-03-13T12:32:00Z">
          <w:pPr>
            <w:pStyle w:val="NormalWeb"/>
            <w:spacing w:line="480" w:lineRule="auto"/>
            <w:ind w:left="720" w:hanging="720"/>
          </w:pPr>
        </w:pPrChange>
      </w:pPr>
    </w:p>
    <w:p w14:paraId="77617D81" w14:textId="7DADBF1B" w:rsidR="00CA59C2" w:rsidRPr="00741546" w:rsidDel="00774079" w:rsidRDefault="00CA59C2" w:rsidP="00E74378">
      <w:pPr>
        <w:spacing w:before="100" w:beforeAutospacing="1" w:after="100" w:afterAutospacing="1" w:line="480" w:lineRule="auto"/>
        <w:ind w:left="720" w:hanging="720"/>
        <w:rPr>
          <w:del w:id="432" w:author="Author"/>
        </w:rPr>
      </w:pPr>
      <w:del w:id="433" w:author="Author">
        <w:r w:rsidRPr="00741546" w:rsidDel="00774079">
          <w:delText xml:space="preserve">Lashley, M. A., and </w:delText>
        </w:r>
        <w:r w:rsidR="006309F8" w:rsidRPr="00741546" w:rsidDel="00774079">
          <w:delText xml:space="preserve">C. A </w:delText>
        </w:r>
        <w:r w:rsidRPr="00741546" w:rsidDel="00774079">
          <w:delText>Harper. 2012. The effects of extreme drought on native forage nutritional quality and white-tailed deer diet selection. </w:delText>
        </w:r>
        <w:r w:rsidRPr="00741546" w:rsidDel="00774079">
          <w:rPr>
            <w:iCs/>
          </w:rPr>
          <w:delText>Southeastern Naturalist</w:delText>
        </w:r>
        <w:r w:rsidRPr="00741546" w:rsidDel="00774079">
          <w:delText> </w:delText>
        </w:r>
        <w:r w:rsidRPr="00741546" w:rsidDel="00774079">
          <w:rPr>
            <w:iCs/>
          </w:rPr>
          <w:delText>11</w:delText>
        </w:r>
        <w:r w:rsidR="00692563" w:rsidDel="00774079">
          <w:delText xml:space="preserve">, </w:delText>
        </w:r>
        <w:r w:rsidRPr="00741546" w:rsidDel="00774079">
          <w:delText>699-710.</w:delText>
        </w:r>
      </w:del>
    </w:p>
    <w:p w14:paraId="7218ACE7" w14:textId="6EBB1CD1" w:rsidR="00CA59C2" w:rsidRPr="00741546" w:rsidDel="00774079" w:rsidRDefault="00CA59C2" w:rsidP="00E74378">
      <w:pPr>
        <w:spacing w:before="100" w:beforeAutospacing="1" w:after="100" w:afterAutospacing="1" w:line="480" w:lineRule="auto"/>
        <w:ind w:left="720" w:hanging="720"/>
        <w:rPr>
          <w:moveFrom w:id="434" w:author="Author"/>
          <w:color w:val="000000" w:themeColor="text1"/>
          <w:shd w:val="clear" w:color="auto" w:fill="FFFFFF"/>
        </w:rPr>
      </w:pPr>
      <w:moveFromRangeStart w:id="435" w:author="Author" w:name="move129603186"/>
      <w:moveFrom w:id="436" w:author="Author">
        <w:r w:rsidRPr="00741546" w:rsidDel="00774079">
          <w:rPr>
            <w:color w:val="000000" w:themeColor="text1"/>
            <w:shd w:val="clear" w:color="auto" w:fill="FFFFFF"/>
          </w:rPr>
          <w:t xml:space="preserve">Lashley, M. A., </w:t>
        </w:r>
        <w:r w:rsidR="006309F8" w:rsidRPr="00741546" w:rsidDel="00774079">
          <w:rPr>
            <w:color w:val="000000" w:themeColor="text1"/>
            <w:shd w:val="clear" w:color="auto" w:fill="FFFFFF"/>
          </w:rPr>
          <w:t xml:space="preserve">M. C. </w:t>
        </w:r>
        <w:r w:rsidRPr="00741546" w:rsidDel="00774079">
          <w:rPr>
            <w:color w:val="000000" w:themeColor="text1"/>
            <w:shd w:val="clear" w:color="auto" w:fill="FFFFFF"/>
          </w:rPr>
          <w:t xml:space="preserve">Chitwood, </w:t>
        </w:r>
        <w:r w:rsidR="006309F8" w:rsidRPr="00741546" w:rsidDel="00774079">
          <w:rPr>
            <w:color w:val="000000" w:themeColor="text1"/>
            <w:shd w:val="clear" w:color="auto" w:fill="FFFFFF"/>
          </w:rPr>
          <w:t xml:space="preserve">C. A. </w:t>
        </w:r>
        <w:r w:rsidRPr="00741546" w:rsidDel="00774079">
          <w:rPr>
            <w:color w:val="000000" w:themeColor="text1"/>
            <w:shd w:val="clear" w:color="auto" w:fill="FFFFFF"/>
          </w:rPr>
          <w:t>Harpe</w:t>
        </w:r>
        <w:r w:rsidR="006309F8" w:rsidRPr="00741546" w:rsidDel="00774079">
          <w:rPr>
            <w:color w:val="000000" w:themeColor="text1"/>
            <w:shd w:val="clear" w:color="auto" w:fill="FFFFFF"/>
          </w:rPr>
          <w:t>r</w:t>
        </w:r>
        <w:r w:rsidRPr="00741546" w:rsidDel="00774079">
          <w:rPr>
            <w:color w:val="000000" w:themeColor="text1"/>
            <w:shd w:val="clear" w:color="auto" w:fill="FFFFFF"/>
          </w:rPr>
          <w:t xml:space="preserve">, </w:t>
        </w:r>
        <w:r w:rsidR="006309F8" w:rsidRPr="00741546" w:rsidDel="00774079">
          <w:rPr>
            <w:color w:val="000000" w:themeColor="text1"/>
            <w:shd w:val="clear" w:color="auto" w:fill="FFFFFF"/>
          </w:rPr>
          <w:t xml:space="preserve">C. E. </w:t>
        </w:r>
        <w:r w:rsidRPr="00741546" w:rsidDel="00774079">
          <w:rPr>
            <w:color w:val="000000" w:themeColor="text1"/>
            <w:shd w:val="clear" w:color="auto" w:fill="FFFFFF"/>
          </w:rPr>
          <w:t xml:space="preserve">Moorman, and </w:t>
        </w:r>
        <w:r w:rsidR="006309F8" w:rsidRPr="00741546" w:rsidDel="00774079">
          <w:rPr>
            <w:color w:val="000000" w:themeColor="text1"/>
            <w:shd w:val="clear" w:color="auto" w:fill="FFFFFF"/>
          </w:rPr>
          <w:t xml:space="preserve">C. S. </w:t>
        </w:r>
        <w:r w:rsidRPr="00741546" w:rsidDel="00774079">
          <w:rPr>
            <w:color w:val="000000" w:themeColor="text1"/>
            <w:shd w:val="clear" w:color="auto" w:fill="FFFFFF"/>
          </w:rPr>
          <w:t>DePerno. 2014. Collection, handling and analysis of forages for concentrate selectors. </w:t>
        </w:r>
        <w:r w:rsidRPr="00741546" w:rsidDel="00774079">
          <w:rPr>
            <w:iCs/>
            <w:color w:val="000000" w:themeColor="text1"/>
            <w:shd w:val="clear" w:color="auto" w:fill="FFFFFF"/>
          </w:rPr>
          <w:t>Wildlife Biology in Practice</w:t>
        </w:r>
        <w:r w:rsidR="006309F8" w:rsidRPr="00741546" w:rsidDel="00774079">
          <w:rPr>
            <w:iCs/>
            <w:color w:val="000000" w:themeColor="text1"/>
            <w:shd w:val="clear" w:color="auto" w:fill="FFFFFF"/>
          </w:rPr>
          <w:t xml:space="preserve"> </w:t>
        </w:r>
        <w:r w:rsidRPr="00741546" w:rsidDel="00774079">
          <w:rPr>
            <w:iCs/>
            <w:color w:val="000000" w:themeColor="text1"/>
            <w:shd w:val="clear" w:color="auto" w:fill="FFFFFF"/>
          </w:rPr>
          <w:t>10</w:t>
        </w:r>
        <w:r w:rsidR="00692563" w:rsidDel="00774079">
          <w:rPr>
            <w:iCs/>
            <w:color w:val="000000" w:themeColor="text1"/>
            <w:shd w:val="clear" w:color="auto" w:fill="FFFFFF"/>
          </w:rPr>
          <w:t xml:space="preserve">, </w:t>
        </w:r>
        <w:r w:rsidRPr="00741546" w:rsidDel="00774079">
          <w:rPr>
            <w:color w:val="000000" w:themeColor="text1"/>
            <w:shd w:val="clear" w:color="auto" w:fill="FFFFFF"/>
          </w:rPr>
          <w:t>29-38.</w:t>
        </w:r>
      </w:moveFrom>
    </w:p>
    <w:moveFromRangeEnd w:id="435"/>
    <w:p w14:paraId="2E4C5C14" w14:textId="3979BEFA" w:rsidR="00CA59C2" w:rsidRDefault="00CA59C2" w:rsidP="00E74378">
      <w:pPr>
        <w:spacing w:before="100" w:beforeAutospacing="1" w:after="100" w:afterAutospacing="1" w:line="480" w:lineRule="auto"/>
        <w:ind w:left="720" w:hanging="720"/>
        <w:rPr>
          <w:ins w:id="437" w:author="Author"/>
          <w:color w:val="222222"/>
          <w:shd w:val="clear" w:color="auto" w:fill="FFFFFF"/>
        </w:rPr>
      </w:pPr>
      <w:r w:rsidRPr="00741546">
        <w:rPr>
          <w:color w:val="222222"/>
          <w:shd w:val="clear" w:color="auto" w:fill="FFFFFF"/>
        </w:rPr>
        <w:t xml:space="preserve">Lashley, M. A., </w:t>
      </w:r>
      <w:r w:rsidR="006309F8" w:rsidRPr="00741546">
        <w:rPr>
          <w:color w:val="222222"/>
          <w:shd w:val="clear" w:color="auto" w:fill="FFFFFF"/>
        </w:rPr>
        <w:t xml:space="preserve">C. A. </w:t>
      </w:r>
      <w:r w:rsidRPr="00741546">
        <w:rPr>
          <w:color w:val="222222"/>
          <w:shd w:val="clear" w:color="auto" w:fill="FFFFFF"/>
        </w:rPr>
        <w:t>Harper,</w:t>
      </w:r>
      <w:r w:rsidR="006309F8" w:rsidRPr="00741546">
        <w:rPr>
          <w:color w:val="222222"/>
          <w:shd w:val="clear" w:color="auto" w:fill="FFFFFF"/>
        </w:rPr>
        <w:t xml:space="preserve"> G. E. </w:t>
      </w:r>
      <w:r w:rsidRPr="00741546">
        <w:rPr>
          <w:color w:val="222222"/>
          <w:shd w:val="clear" w:color="auto" w:fill="FFFFFF"/>
        </w:rPr>
        <w:t xml:space="preserve"> Bates, and </w:t>
      </w:r>
      <w:r w:rsidR="006309F8" w:rsidRPr="00741546">
        <w:rPr>
          <w:color w:val="222222"/>
          <w:shd w:val="clear" w:color="auto" w:fill="FFFFFF"/>
        </w:rPr>
        <w:t xml:space="preserve">P. D. </w:t>
      </w:r>
      <w:r w:rsidRPr="00741546">
        <w:rPr>
          <w:color w:val="222222"/>
          <w:shd w:val="clear" w:color="auto" w:fill="FFFFFF"/>
        </w:rPr>
        <w:t>Keyser. 2011. Forage availability for white</w:t>
      </w:r>
      <w:r w:rsidRPr="00741546">
        <w:rPr>
          <w:rFonts w:ascii="Cambria Math" w:hAnsi="Cambria Math" w:cs="Cambria Math"/>
          <w:color w:val="222222"/>
          <w:shd w:val="clear" w:color="auto" w:fill="FFFFFF"/>
        </w:rPr>
        <w:t>‐</w:t>
      </w:r>
      <w:r w:rsidRPr="00741546">
        <w:rPr>
          <w:color w:val="222222"/>
          <w:shd w:val="clear" w:color="auto" w:fill="FFFFFF"/>
        </w:rPr>
        <w:t>tailed deer following silvicultural treatments in hardwood forests.</w:t>
      </w:r>
      <w:r w:rsidRPr="00741546">
        <w:rPr>
          <w:rStyle w:val="apple-converted-space"/>
          <w:color w:val="222222"/>
          <w:shd w:val="clear" w:color="auto" w:fill="FFFFFF"/>
        </w:rPr>
        <w:t> </w:t>
      </w:r>
      <w:r w:rsidRPr="00741546">
        <w:rPr>
          <w:iCs/>
          <w:color w:val="222222"/>
        </w:rPr>
        <w:t>The Journal of Wildlife Management</w:t>
      </w:r>
      <w:r w:rsidRPr="00741546">
        <w:rPr>
          <w:rStyle w:val="apple-converted-space"/>
          <w:color w:val="222222"/>
          <w:shd w:val="clear" w:color="auto" w:fill="FFFFFF"/>
        </w:rPr>
        <w:t> </w:t>
      </w:r>
      <w:r w:rsidRPr="00741546">
        <w:rPr>
          <w:iCs/>
          <w:color w:val="222222"/>
        </w:rPr>
        <w:t>75</w:t>
      </w:r>
      <w:r w:rsidR="00692563">
        <w:rPr>
          <w:color w:val="222222"/>
          <w:shd w:val="clear" w:color="auto" w:fill="FFFFFF"/>
        </w:rPr>
        <w:t xml:space="preserve">, </w:t>
      </w:r>
      <w:r w:rsidRPr="00741546">
        <w:rPr>
          <w:color w:val="222222"/>
          <w:shd w:val="clear" w:color="auto" w:fill="FFFFFF"/>
        </w:rPr>
        <w:t>1467-1476.</w:t>
      </w:r>
    </w:p>
    <w:p w14:paraId="2D6453DF" w14:textId="77777777" w:rsidR="00774079" w:rsidRPr="00741546" w:rsidRDefault="00774079" w:rsidP="00774079">
      <w:pPr>
        <w:spacing w:before="100" w:beforeAutospacing="1" w:after="100" w:afterAutospacing="1" w:line="480" w:lineRule="auto"/>
        <w:ind w:left="720" w:hanging="720"/>
        <w:rPr>
          <w:ins w:id="438" w:author="Author"/>
        </w:rPr>
      </w:pPr>
      <w:ins w:id="439" w:author="Author">
        <w:r w:rsidRPr="00741546">
          <w:rPr>
            <w:color w:val="000000" w:themeColor="text1"/>
            <w:shd w:val="clear" w:color="auto" w:fill="FFFFFF"/>
          </w:rPr>
          <w:t xml:space="preserve">Lashley, M. A., M. C. Chitwood, C. A. Harper, C. E. Moorman, and C. S. </w:t>
        </w:r>
        <w:proofErr w:type="spellStart"/>
        <w:r w:rsidRPr="00741546">
          <w:rPr>
            <w:color w:val="000000" w:themeColor="text1"/>
            <w:shd w:val="clear" w:color="auto" w:fill="FFFFFF"/>
          </w:rPr>
          <w:t>DePerno</w:t>
        </w:r>
        <w:proofErr w:type="spellEnd"/>
        <w:r w:rsidRPr="00741546">
          <w:rPr>
            <w:color w:val="000000" w:themeColor="text1"/>
            <w:shd w:val="clear" w:color="auto" w:fill="FFFFFF"/>
          </w:rPr>
          <w:t>. 2014. Collection, handling and analysis of forages for concentrate selectors. </w:t>
        </w:r>
        <w:r w:rsidRPr="00741546">
          <w:rPr>
            <w:iCs/>
            <w:color w:val="000000" w:themeColor="text1"/>
            <w:shd w:val="clear" w:color="auto" w:fill="FFFFFF"/>
          </w:rPr>
          <w:t>Wildlife Biology in Practice 10</w:t>
        </w:r>
        <w:r>
          <w:rPr>
            <w:iCs/>
            <w:color w:val="000000" w:themeColor="text1"/>
            <w:shd w:val="clear" w:color="auto" w:fill="FFFFFF"/>
          </w:rPr>
          <w:t xml:space="preserve">, </w:t>
        </w:r>
        <w:r w:rsidRPr="00741546">
          <w:rPr>
            <w:color w:val="000000" w:themeColor="text1"/>
            <w:shd w:val="clear" w:color="auto" w:fill="FFFFFF"/>
          </w:rPr>
          <w:t>29-38.</w:t>
        </w:r>
      </w:ins>
    </w:p>
    <w:p w14:paraId="0EA060A1" w14:textId="7529FA5C" w:rsidR="00774079" w:rsidRPr="00F81EDC" w:rsidRDefault="00774079">
      <w:pPr>
        <w:pStyle w:val="NormalWeb"/>
        <w:spacing w:line="480" w:lineRule="auto"/>
        <w:ind w:left="720" w:hanging="720"/>
        <w:rPr>
          <w:rPrChange w:id="440" w:author="Author">
            <w:rPr>
              <w:color w:val="222222"/>
              <w:shd w:val="clear" w:color="auto" w:fill="FFFFFF"/>
            </w:rPr>
          </w:rPrChange>
        </w:rPr>
        <w:pPrChange w:id="441" w:author="Author">
          <w:pPr>
            <w:spacing w:before="100" w:beforeAutospacing="1" w:after="100" w:afterAutospacing="1" w:line="480" w:lineRule="auto"/>
            <w:ind w:left="720" w:hanging="720"/>
          </w:pPr>
        </w:pPrChange>
      </w:pPr>
      <w:ins w:id="442" w:author="Author">
        <w:r w:rsidRPr="00774079">
          <w:t xml:space="preserve">Lashley, M. A., </w:t>
        </w:r>
        <w:r>
          <w:t xml:space="preserve">M. C. </w:t>
        </w:r>
        <w:r w:rsidRPr="00774079">
          <w:t xml:space="preserve">Chitwood, </w:t>
        </w:r>
        <w:r>
          <w:t xml:space="preserve">C. A. </w:t>
        </w:r>
        <w:r w:rsidRPr="00774079">
          <w:t xml:space="preserve">Harper, </w:t>
        </w:r>
        <w:r>
          <w:t xml:space="preserve">C. E. </w:t>
        </w:r>
        <w:r w:rsidRPr="00774079">
          <w:t xml:space="preserve">Moorman, and </w:t>
        </w:r>
        <w:r>
          <w:t xml:space="preserve">C. S. </w:t>
        </w:r>
        <w:proofErr w:type="spellStart"/>
        <w:r w:rsidRPr="00774079">
          <w:t>DePerno</w:t>
        </w:r>
        <w:proofErr w:type="spellEnd"/>
        <w:r w:rsidRPr="00774079">
          <w:t>. 2015. Poor soils and density-mediated body weight in deer: forage quality or quantity? </w:t>
        </w:r>
        <w:r w:rsidRPr="00774079">
          <w:rPr>
            <w:i/>
            <w:iCs/>
          </w:rPr>
          <w:t>Wildlife Biology</w:t>
        </w:r>
        <w:r w:rsidRPr="00774079">
          <w:rPr>
            <w:iCs/>
          </w:rPr>
          <w:t>.</w:t>
        </w:r>
        <w:r w:rsidRPr="00774079">
          <w:t> </w:t>
        </w:r>
        <w:r w:rsidRPr="00774079">
          <w:rPr>
            <w:iCs/>
          </w:rPr>
          <w:t>21</w:t>
        </w:r>
        <w:r>
          <w:rPr>
            <w:iCs/>
          </w:rPr>
          <w:t xml:space="preserve">, </w:t>
        </w:r>
        <w:r w:rsidRPr="00774079">
          <w:t>213-219.</w:t>
        </w:r>
      </w:ins>
    </w:p>
    <w:p w14:paraId="249EB460" w14:textId="506DBE26" w:rsidR="00CA59C2" w:rsidRPr="00741546" w:rsidDel="000368D9" w:rsidRDefault="00CA59C2" w:rsidP="00E74378">
      <w:pPr>
        <w:spacing w:before="100" w:beforeAutospacing="1" w:after="100" w:afterAutospacing="1" w:line="480" w:lineRule="auto"/>
        <w:ind w:left="720" w:hanging="720"/>
        <w:rPr>
          <w:del w:id="443" w:author="Author"/>
        </w:rPr>
      </w:pPr>
      <w:proofErr w:type="spellStart"/>
      <w:r w:rsidRPr="00741546">
        <w:rPr>
          <w:color w:val="222222"/>
          <w:shd w:val="clear" w:color="auto" w:fill="FFFFFF"/>
        </w:rPr>
        <w:lastRenderedPageBreak/>
        <w:t>Liechty</w:t>
      </w:r>
      <w:proofErr w:type="spellEnd"/>
      <w:r w:rsidRPr="00741546">
        <w:rPr>
          <w:color w:val="222222"/>
          <w:shd w:val="clear" w:color="auto" w:fill="FFFFFF"/>
        </w:rPr>
        <w:t xml:space="preserve">, H. O., </w:t>
      </w:r>
      <w:r w:rsidR="006309F8" w:rsidRPr="00741546">
        <w:rPr>
          <w:color w:val="222222"/>
          <w:shd w:val="clear" w:color="auto" w:fill="FFFFFF"/>
        </w:rPr>
        <w:t xml:space="preserve">K. R. </w:t>
      </w:r>
      <w:proofErr w:type="spellStart"/>
      <w:r w:rsidRPr="00741546">
        <w:rPr>
          <w:color w:val="222222"/>
          <w:shd w:val="clear" w:color="auto" w:fill="FFFFFF"/>
        </w:rPr>
        <w:t>Luckow</w:t>
      </w:r>
      <w:proofErr w:type="spellEnd"/>
      <w:r w:rsidRPr="00741546">
        <w:rPr>
          <w:color w:val="222222"/>
          <w:shd w:val="clear" w:color="auto" w:fill="FFFFFF"/>
        </w:rPr>
        <w:t xml:space="preserve">, and </w:t>
      </w:r>
      <w:r w:rsidR="006309F8" w:rsidRPr="00741546">
        <w:rPr>
          <w:color w:val="222222"/>
          <w:shd w:val="clear" w:color="auto" w:fill="FFFFFF"/>
        </w:rPr>
        <w:t xml:space="preserve">J. M. </w:t>
      </w:r>
      <w:proofErr w:type="spellStart"/>
      <w:r w:rsidRPr="00741546">
        <w:rPr>
          <w:color w:val="222222"/>
          <w:shd w:val="clear" w:color="auto" w:fill="FFFFFF"/>
        </w:rPr>
        <w:t>Guldin</w:t>
      </w:r>
      <w:proofErr w:type="spellEnd"/>
      <w:r w:rsidRPr="00741546">
        <w:rPr>
          <w:color w:val="222222"/>
          <w:shd w:val="clear" w:color="auto" w:fill="FFFFFF"/>
        </w:rPr>
        <w:t>. 2005. Soil chemistry and nutrient regimes following 17–21 years of shortleaf pine-bluestem restoration in the Ouachita Mountains of Arkansas. </w:t>
      </w:r>
      <w:r w:rsidRPr="00741546">
        <w:rPr>
          <w:iCs/>
          <w:color w:val="222222"/>
        </w:rPr>
        <w:t>Forest Ecology and Management</w:t>
      </w:r>
      <w:r w:rsidRPr="00741546">
        <w:rPr>
          <w:color w:val="222222"/>
          <w:shd w:val="clear" w:color="auto" w:fill="FFFFFF"/>
        </w:rPr>
        <w:t> </w:t>
      </w:r>
      <w:r w:rsidRPr="00741546">
        <w:rPr>
          <w:iCs/>
          <w:color w:val="222222"/>
        </w:rPr>
        <w:t>204</w:t>
      </w:r>
      <w:r w:rsidR="00692563">
        <w:rPr>
          <w:color w:val="222222"/>
          <w:shd w:val="clear" w:color="auto" w:fill="FFFFFF"/>
        </w:rPr>
        <w:t xml:space="preserve">, </w:t>
      </w:r>
      <w:r w:rsidRPr="00741546">
        <w:rPr>
          <w:color w:val="222222"/>
          <w:shd w:val="clear" w:color="auto" w:fill="FFFFFF"/>
        </w:rPr>
        <w:t>345-357</w:t>
      </w:r>
      <w:del w:id="444" w:author="Author">
        <w:r w:rsidRPr="00741546" w:rsidDel="000368D9">
          <w:rPr>
            <w:color w:val="222222"/>
            <w:shd w:val="clear" w:color="auto" w:fill="FFFFFF"/>
          </w:rPr>
          <w:delText>.</w:delText>
        </w:r>
      </w:del>
    </w:p>
    <w:p w14:paraId="33A917B3" w14:textId="67021B11" w:rsidR="00CA59C2" w:rsidRPr="00741546" w:rsidRDefault="00CA59C2" w:rsidP="00E74378">
      <w:pPr>
        <w:spacing w:before="100" w:beforeAutospacing="1" w:after="100" w:afterAutospacing="1" w:line="480" w:lineRule="auto"/>
        <w:ind w:left="720" w:hanging="720"/>
      </w:pPr>
      <w:del w:id="445" w:author="Author">
        <w:r w:rsidRPr="00741546" w:rsidDel="000368D9">
          <w:delText xml:space="preserve">MacDonald, R. L., </w:delText>
        </w:r>
        <w:r w:rsidR="006309F8" w:rsidRPr="00741546" w:rsidDel="000368D9">
          <w:delText xml:space="preserve">J. M. </w:delText>
        </w:r>
        <w:r w:rsidRPr="00741546" w:rsidDel="000368D9">
          <w:delText xml:space="preserve">Burke, </w:delText>
        </w:r>
        <w:r w:rsidR="006309F8" w:rsidRPr="00741546" w:rsidDel="000368D9">
          <w:delText xml:space="preserve">H. Y. </w:delText>
        </w:r>
        <w:r w:rsidRPr="00741546" w:rsidDel="000368D9">
          <w:delText xml:space="preserve">Chen, and </w:delText>
        </w:r>
        <w:r w:rsidR="006309F8" w:rsidRPr="00741546" w:rsidDel="000368D9">
          <w:delText xml:space="preserve">E. E. </w:delText>
        </w:r>
        <w:r w:rsidRPr="00741546" w:rsidDel="000368D9">
          <w:delText>Prepas. 2012. Relationship between aboveground biomass and percent cover of ground vegetation in Canadian Boreal Plain riparian forests. </w:delText>
        </w:r>
        <w:r w:rsidRPr="00741546" w:rsidDel="000368D9">
          <w:rPr>
            <w:iCs/>
          </w:rPr>
          <w:delText>Forest Science</w:delText>
        </w:r>
        <w:r w:rsidRPr="00741546" w:rsidDel="000368D9">
          <w:delText> </w:delText>
        </w:r>
        <w:r w:rsidRPr="00741546" w:rsidDel="000368D9">
          <w:rPr>
            <w:iCs/>
          </w:rPr>
          <w:delText>58</w:delText>
        </w:r>
        <w:r w:rsidR="00692563" w:rsidDel="000368D9">
          <w:delText xml:space="preserve">, </w:delText>
        </w:r>
        <w:r w:rsidRPr="00741546" w:rsidDel="000368D9">
          <w:delText>47-53.</w:delText>
        </w:r>
      </w:del>
    </w:p>
    <w:p w14:paraId="78FF0F48" w14:textId="403102F6"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Masters, R. E., 1991. The effect of timber harvest and periodic prescribed fire on wildlife habitat and use in the Ouachita mountains of Eastern Oklahoma. </w:t>
      </w:r>
      <w:r w:rsidR="006309F8" w:rsidRPr="00741546">
        <w:rPr>
          <w:color w:val="000000" w:themeColor="text1"/>
          <w:shd w:val="clear" w:color="auto" w:fill="FFFFFF"/>
        </w:rPr>
        <w:t>Dissertation.</w:t>
      </w:r>
      <w:r w:rsidRPr="00741546">
        <w:rPr>
          <w:color w:val="000000" w:themeColor="text1"/>
          <w:shd w:val="clear" w:color="auto" w:fill="FFFFFF"/>
        </w:rPr>
        <w:t xml:space="preserve"> Oklahoma State University, Stillwater, </w:t>
      </w:r>
      <w:r w:rsidR="006309F8" w:rsidRPr="00741546">
        <w:rPr>
          <w:color w:val="000000" w:themeColor="text1"/>
          <w:shd w:val="clear" w:color="auto" w:fill="FFFFFF"/>
        </w:rPr>
        <w:t>USA</w:t>
      </w:r>
      <w:r w:rsidRPr="00741546">
        <w:rPr>
          <w:color w:val="000000" w:themeColor="text1"/>
          <w:shd w:val="clear" w:color="auto" w:fill="FFFFFF"/>
        </w:rPr>
        <w:t xml:space="preserve">. </w:t>
      </w:r>
    </w:p>
    <w:p w14:paraId="6BFA3484" w14:textId="02872566" w:rsidR="00CA59C2" w:rsidRPr="00741546" w:rsidRDefault="00CA59C2" w:rsidP="00E74378">
      <w:pPr>
        <w:spacing w:before="100" w:beforeAutospacing="1" w:after="100" w:afterAutospacing="1" w:line="480" w:lineRule="auto"/>
        <w:ind w:left="720" w:hanging="720"/>
      </w:pPr>
      <w:r w:rsidRPr="00741546">
        <w:t xml:space="preserve">Masters, R. E., </w:t>
      </w:r>
      <w:r w:rsidR="006309F8" w:rsidRPr="00741546">
        <w:t xml:space="preserve">D. M. </w:t>
      </w:r>
      <w:r w:rsidRPr="00741546">
        <w:t xml:space="preserve">Engle, and </w:t>
      </w:r>
      <w:r w:rsidR="006309F8" w:rsidRPr="00741546">
        <w:t xml:space="preserve">R. </w:t>
      </w:r>
      <w:r w:rsidRPr="00741546">
        <w:t>Robinson. 1993</w:t>
      </w:r>
      <w:r w:rsidR="00BA5EAF" w:rsidRPr="00741546">
        <w:t>a</w:t>
      </w:r>
      <w:r w:rsidRPr="00741546">
        <w:t>. Effects of timber harvest and periodic fire on soil chemical properties in the Ouachita Mountains. </w:t>
      </w:r>
      <w:r w:rsidRPr="00741546">
        <w:rPr>
          <w:iCs/>
        </w:rPr>
        <w:t>Southern Journal of Applied Forestry</w:t>
      </w:r>
      <w:r w:rsidR="006309F8" w:rsidRPr="00741546">
        <w:t xml:space="preserve"> </w:t>
      </w:r>
      <w:r w:rsidRPr="00741546">
        <w:rPr>
          <w:iCs/>
        </w:rPr>
        <w:t>17</w:t>
      </w:r>
      <w:r w:rsidR="00692563">
        <w:t xml:space="preserve">, </w:t>
      </w:r>
      <w:r w:rsidRPr="00741546">
        <w:t>139-145.</w:t>
      </w:r>
    </w:p>
    <w:p w14:paraId="78BD936D" w14:textId="7BF70DE1" w:rsidR="00CA59C2" w:rsidRPr="00741546" w:rsidRDefault="00CA59C2" w:rsidP="00E74378">
      <w:pPr>
        <w:spacing w:before="100" w:beforeAutospacing="1" w:after="100" w:afterAutospacing="1" w:line="480" w:lineRule="auto"/>
        <w:ind w:left="720" w:hanging="720"/>
        <w:rPr>
          <w:color w:val="000000" w:themeColor="text1"/>
          <w:shd w:val="clear" w:color="auto" w:fill="FFFFFF"/>
        </w:rPr>
      </w:pPr>
      <w:r w:rsidRPr="00741546">
        <w:rPr>
          <w:color w:val="000000" w:themeColor="text1"/>
          <w:shd w:val="clear" w:color="auto" w:fill="FFFFFF"/>
        </w:rPr>
        <w:t xml:space="preserve">Masters, R. E., </w:t>
      </w:r>
      <w:r w:rsidR="006309F8" w:rsidRPr="00741546">
        <w:rPr>
          <w:color w:val="000000" w:themeColor="text1"/>
          <w:shd w:val="clear" w:color="auto" w:fill="FFFFFF"/>
        </w:rPr>
        <w:t xml:space="preserve">R. L. </w:t>
      </w:r>
      <w:proofErr w:type="spellStart"/>
      <w:r w:rsidRPr="00741546">
        <w:rPr>
          <w:color w:val="000000" w:themeColor="text1"/>
          <w:shd w:val="clear" w:color="auto" w:fill="FFFFFF"/>
        </w:rPr>
        <w:t>Lochmiller</w:t>
      </w:r>
      <w:proofErr w:type="spellEnd"/>
      <w:r w:rsidRPr="00741546">
        <w:rPr>
          <w:color w:val="000000" w:themeColor="text1"/>
          <w:shd w:val="clear" w:color="auto" w:fill="FFFFFF"/>
        </w:rPr>
        <w:t xml:space="preserve">, and </w:t>
      </w:r>
      <w:r w:rsidR="006309F8" w:rsidRPr="00741546">
        <w:rPr>
          <w:color w:val="000000" w:themeColor="text1"/>
          <w:shd w:val="clear" w:color="auto" w:fill="FFFFFF"/>
        </w:rPr>
        <w:t xml:space="preserve">D. M. </w:t>
      </w:r>
      <w:r w:rsidRPr="00741546">
        <w:rPr>
          <w:color w:val="000000" w:themeColor="text1"/>
          <w:shd w:val="clear" w:color="auto" w:fill="FFFFFF"/>
        </w:rPr>
        <w:t>Engle. 1993</w:t>
      </w:r>
      <w:r w:rsidR="00BA5EAF" w:rsidRPr="00741546">
        <w:rPr>
          <w:color w:val="000000" w:themeColor="text1"/>
          <w:shd w:val="clear" w:color="auto" w:fill="FFFFFF"/>
        </w:rPr>
        <w:t>b</w:t>
      </w:r>
      <w:r w:rsidRPr="00741546">
        <w:rPr>
          <w:color w:val="000000" w:themeColor="text1"/>
          <w:shd w:val="clear" w:color="auto" w:fill="FFFFFF"/>
        </w:rPr>
        <w:t>. Effects of timber harvest and prescribed fire on white-tailed deer forage production. </w:t>
      </w:r>
      <w:r w:rsidRPr="00741546">
        <w:rPr>
          <w:iCs/>
          <w:color w:val="000000" w:themeColor="text1"/>
        </w:rPr>
        <w:t xml:space="preserve">Wildlife Society Bulletin </w:t>
      </w:r>
      <w:r w:rsidRPr="00741546">
        <w:rPr>
          <w:color w:val="000000" w:themeColor="text1"/>
        </w:rPr>
        <w:t>21</w:t>
      </w:r>
      <w:r w:rsidR="00692563">
        <w:rPr>
          <w:color w:val="000000" w:themeColor="text1"/>
          <w:shd w:val="clear" w:color="auto" w:fill="FFFFFF"/>
        </w:rPr>
        <w:t xml:space="preserve">, </w:t>
      </w:r>
      <w:r w:rsidRPr="00741546">
        <w:rPr>
          <w:color w:val="000000" w:themeColor="text1"/>
          <w:shd w:val="clear" w:color="auto" w:fill="FFFFFF"/>
        </w:rPr>
        <w:t>401-411.</w:t>
      </w:r>
    </w:p>
    <w:p w14:paraId="3DF0A04F" w14:textId="7A7DFF7F" w:rsidR="00CA59C2" w:rsidRDefault="00CA59C2" w:rsidP="00E74378">
      <w:pPr>
        <w:spacing w:before="100" w:beforeAutospacing="1" w:after="100" w:afterAutospacing="1" w:line="480" w:lineRule="auto"/>
        <w:ind w:left="720" w:hanging="720"/>
        <w:rPr>
          <w:ins w:id="446" w:author="Author"/>
          <w:color w:val="222222"/>
          <w:shd w:val="clear" w:color="auto" w:fill="FFFFFF"/>
        </w:rPr>
      </w:pPr>
      <w:r w:rsidRPr="00741546">
        <w:rPr>
          <w:color w:val="222222"/>
          <w:shd w:val="clear" w:color="auto" w:fill="FFFFFF"/>
        </w:rPr>
        <w:t xml:space="preserve">Masters, R. E., </w:t>
      </w:r>
      <w:r w:rsidR="006309F8" w:rsidRPr="00741546">
        <w:rPr>
          <w:color w:val="222222"/>
          <w:shd w:val="clear" w:color="auto" w:fill="FFFFFF"/>
        </w:rPr>
        <w:t xml:space="preserve">R. L. </w:t>
      </w:r>
      <w:proofErr w:type="spellStart"/>
      <w:r w:rsidRPr="00741546">
        <w:rPr>
          <w:color w:val="222222"/>
          <w:shd w:val="clear" w:color="auto" w:fill="FFFFFF"/>
        </w:rPr>
        <w:t>Lochmiller</w:t>
      </w:r>
      <w:proofErr w:type="spellEnd"/>
      <w:r w:rsidRPr="00741546">
        <w:rPr>
          <w:color w:val="222222"/>
          <w:shd w:val="clear" w:color="auto" w:fill="FFFFFF"/>
        </w:rPr>
        <w:t xml:space="preserve">, </w:t>
      </w:r>
      <w:r w:rsidR="006309F8" w:rsidRPr="00741546">
        <w:rPr>
          <w:color w:val="222222"/>
          <w:shd w:val="clear" w:color="auto" w:fill="FFFFFF"/>
        </w:rPr>
        <w:t xml:space="preserve">S. T. </w:t>
      </w:r>
      <w:r w:rsidRPr="00741546">
        <w:rPr>
          <w:color w:val="222222"/>
          <w:shd w:val="clear" w:color="auto" w:fill="FFFFFF"/>
        </w:rPr>
        <w:t xml:space="preserve">McMurry, and </w:t>
      </w:r>
      <w:r w:rsidR="006309F8" w:rsidRPr="00741546">
        <w:rPr>
          <w:color w:val="222222"/>
          <w:shd w:val="clear" w:color="auto" w:fill="FFFFFF"/>
        </w:rPr>
        <w:t xml:space="preserve">G. A. </w:t>
      </w:r>
      <w:proofErr w:type="spellStart"/>
      <w:r w:rsidRPr="00741546">
        <w:rPr>
          <w:color w:val="222222"/>
          <w:shd w:val="clear" w:color="auto" w:fill="FFFFFF"/>
        </w:rPr>
        <w:t>Bukenhofer</w:t>
      </w:r>
      <w:proofErr w:type="spellEnd"/>
      <w:r w:rsidRPr="00741546">
        <w:rPr>
          <w:color w:val="222222"/>
          <w:shd w:val="clear" w:color="auto" w:fill="FFFFFF"/>
        </w:rPr>
        <w:t>. 1998. Small mammal response to pine-grassland restoration for red-cockaded woodpeckers.</w:t>
      </w:r>
      <w:r w:rsidRPr="00741546">
        <w:rPr>
          <w:rStyle w:val="apple-converted-space"/>
          <w:color w:val="222222"/>
          <w:shd w:val="clear" w:color="auto" w:fill="FFFFFF"/>
        </w:rPr>
        <w:t> </w:t>
      </w:r>
      <w:r w:rsidRPr="00741546">
        <w:rPr>
          <w:iCs/>
          <w:color w:val="222222"/>
        </w:rPr>
        <w:t>Wildlife Society Bulletin</w:t>
      </w:r>
      <w:r w:rsidRPr="00741546">
        <w:rPr>
          <w:color w:val="222222"/>
          <w:shd w:val="clear" w:color="auto" w:fill="FFFFFF"/>
        </w:rPr>
        <w:t xml:space="preserve"> 26</w:t>
      </w:r>
      <w:r w:rsidR="00692563">
        <w:rPr>
          <w:color w:val="222222"/>
          <w:shd w:val="clear" w:color="auto" w:fill="FFFFFF"/>
        </w:rPr>
        <w:t xml:space="preserve">, </w:t>
      </w:r>
      <w:r w:rsidRPr="00741546">
        <w:rPr>
          <w:color w:val="222222"/>
          <w:shd w:val="clear" w:color="auto" w:fill="FFFFFF"/>
        </w:rPr>
        <w:t>148-158.</w:t>
      </w:r>
    </w:p>
    <w:p w14:paraId="4EBFA5B8" w14:textId="3D6A42FE" w:rsidR="00524E14" w:rsidRPr="00741546" w:rsidRDefault="00524E14" w:rsidP="00E74378">
      <w:pPr>
        <w:spacing w:before="100" w:beforeAutospacing="1" w:after="100" w:afterAutospacing="1" w:line="480" w:lineRule="auto"/>
        <w:ind w:left="720" w:hanging="720"/>
        <w:rPr>
          <w:color w:val="222222"/>
          <w:shd w:val="clear" w:color="auto" w:fill="FFFFFF"/>
        </w:rPr>
      </w:pPr>
      <w:bookmarkStart w:id="447" w:name="x_x_x__Hlk22063218"/>
      <w:ins w:id="448" w:author="Author">
        <w:r w:rsidRPr="00524E14">
          <w:rPr>
            <w:color w:val="222222"/>
            <w:shd w:val="clear" w:color="auto" w:fill="FFFFFF"/>
          </w:rPr>
          <w:t xml:space="preserve">Masters, R. E., </w:t>
        </w:r>
        <w:proofErr w:type="gramStart"/>
        <w:r w:rsidRPr="00524E14">
          <w:rPr>
            <w:color w:val="222222"/>
            <w:shd w:val="clear" w:color="auto" w:fill="FFFFFF"/>
          </w:rPr>
          <w:t>and  J.</w:t>
        </w:r>
        <w:proofErr w:type="gramEnd"/>
        <w:r w:rsidRPr="00524E14">
          <w:rPr>
            <w:color w:val="222222"/>
            <w:shd w:val="clear" w:color="auto" w:fill="FFFFFF"/>
          </w:rPr>
          <w:t xml:space="preserve"> R. </w:t>
        </w:r>
        <w:proofErr w:type="spellStart"/>
        <w:r w:rsidRPr="00524E14">
          <w:rPr>
            <w:color w:val="222222"/>
            <w:shd w:val="clear" w:color="auto" w:fill="FFFFFF"/>
          </w:rPr>
          <w:t>Waymire</w:t>
        </w:r>
        <w:proofErr w:type="spellEnd"/>
        <w:r w:rsidRPr="00524E14">
          <w:rPr>
            <w:color w:val="222222"/>
            <w:shd w:val="clear" w:color="auto" w:fill="FFFFFF"/>
          </w:rPr>
          <w:t xml:space="preserve">. 2012. Chapter 17. Developing Management Strategies from Research: Pushmataha Forest Habitat Research Area, Oklahoma. Pages 253-284. </w:t>
        </w:r>
        <w:r w:rsidRPr="00524E14">
          <w:rPr>
            <w:i/>
            <w:iCs/>
            <w:color w:val="222222"/>
            <w:shd w:val="clear" w:color="auto" w:fill="FFFFFF"/>
          </w:rPr>
          <w:t>in</w:t>
        </w:r>
        <w:r w:rsidRPr="00524E14">
          <w:rPr>
            <w:color w:val="222222"/>
            <w:shd w:val="clear" w:color="auto" w:fill="FFFFFF"/>
          </w:rPr>
          <w:t xml:space="preserve"> J. P. Sands, S. J. </w:t>
        </w:r>
        <w:proofErr w:type="spellStart"/>
        <w:r w:rsidRPr="00524E14">
          <w:rPr>
            <w:color w:val="222222"/>
            <w:shd w:val="clear" w:color="auto" w:fill="FFFFFF"/>
          </w:rPr>
          <w:t>DeMaso</w:t>
        </w:r>
        <w:proofErr w:type="spellEnd"/>
        <w:r w:rsidRPr="00524E14">
          <w:rPr>
            <w:color w:val="222222"/>
            <w:shd w:val="clear" w:color="auto" w:fill="FFFFFF"/>
          </w:rPr>
          <w:t xml:space="preserve">, M. L. </w:t>
        </w:r>
        <w:proofErr w:type="spellStart"/>
        <w:r w:rsidRPr="00524E14">
          <w:rPr>
            <w:color w:val="222222"/>
            <w:shd w:val="clear" w:color="auto" w:fill="FFFFFF"/>
          </w:rPr>
          <w:t>Schnupp</w:t>
        </w:r>
        <w:proofErr w:type="spellEnd"/>
        <w:r w:rsidRPr="00524E14">
          <w:rPr>
            <w:color w:val="222222"/>
            <w:shd w:val="clear" w:color="auto" w:fill="FFFFFF"/>
          </w:rPr>
          <w:t>, and L. A. Brennan (eds).  Wildlife Science: Connecting Research with Management. CRC Press, Texas A&amp;M University, Kingsville, Texas.</w:t>
        </w:r>
      </w:ins>
      <w:bookmarkEnd w:id="447"/>
    </w:p>
    <w:p w14:paraId="56C2220B" w14:textId="38561C2D" w:rsidR="00CA59C2" w:rsidRPr="00741546" w:rsidRDefault="00CA59C2" w:rsidP="00E74378">
      <w:pPr>
        <w:spacing w:before="100" w:beforeAutospacing="1" w:after="100" w:afterAutospacing="1" w:line="480" w:lineRule="auto"/>
        <w:ind w:left="720" w:hanging="720"/>
      </w:pPr>
      <w:proofErr w:type="spellStart"/>
      <w:r w:rsidRPr="00741546">
        <w:lastRenderedPageBreak/>
        <w:t>Mysterud</w:t>
      </w:r>
      <w:proofErr w:type="spellEnd"/>
      <w:r w:rsidRPr="00741546">
        <w:t xml:space="preserve">, A., </w:t>
      </w:r>
      <w:r w:rsidR="006309F8" w:rsidRPr="00741546">
        <w:t xml:space="preserve">D. O. </w:t>
      </w:r>
      <w:r w:rsidRPr="00741546">
        <w:t xml:space="preserve">Hessen, </w:t>
      </w:r>
      <w:r w:rsidR="006309F8" w:rsidRPr="00741546">
        <w:t xml:space="preserve">R. </w:t>
      </w:r>
      <w:proofErr w:type="spellStart"/>
      <w:r w:rsidRPr="00741546">
        <w:t>Mobæk</w:t>
      </w:r>
      <w:proofErr w:type="spellEnd"/>
      <w:r w:rsidRPr="00741546">
        <w:t xml:space="preserve">, </w:t>
      </w:r>
      <w:r w:rsidR="006309F8" w:rsidRPr="00741546">
        <w:t xml:space="preserve">V. </w:t>
      </w:r>
      <w:r w:rsidRPr="00741546">
        <w:t>Martinse</w:t>
      </w:r>
      <w:r w:rsidR="006309F8" w:rsidRPr="00741546">
        <w:t>n</w:t>
      </w:r>
      <w:r w:rsidRPr="00741546">
        <w:t xml:space="preserve">, </w:t>
      </w:r>
      <w:r w:rsidR="006309F8" w:rsidRPr="00741546">
        <w:t xml:space="preserve">J. </w:t>
      </w:r>
      <w:r w:rsidRPr="00741546">
        <w:t xml:space="preserve">Mulder, and </w:t>
      </w:r>
      <w:r w:rsidR="006309F8" w:rsidRPr="00741546">
        <w:t xml:space="preserve">G. </w:t>
      </w:r>
      <w:proofErr w:type="spellStart"/>
      <w:r w:rsidRPr="00741546">
        <w:t>Austrheim</w:t>
      </w:r>
      <w:proofErr w:type="spellEnd"/>
      <w:r w:rsidRPr="00741546">
        <w:t>. 2011. Plant quality, seasonality and sheep grazing in an alpine ecosystem. </w:t>
      </w:r>
      <w:r w:rsidRPr="00741546">
        <w:rPr>
          <w:iCs/>
        </w:rPr>
        <w:t>Basic and Applied Ecology</w:t>
      </w:r>
      <w:r w:rsidRPr="00741546">
        <w:t> </w:t>
      </w:r>
      <w:r w:rsidRPr="00741546">
        <w:rPr>
          <w:iCs/>
        </w:rPr>
        <w:t>12</w:t>
      </w:r>
      <w:r w:rsidR="00692563">
        <w:t xml:space="preserve">, </w:t>
      </w:r>
      <w:r w:rsidRPr="00741546">
        <w:t>195-206.</w:t>
      </w:r>
    </w:p>
    <w:p w14:paraId="67D6A1F5" w14:textId="66E95D8E" w:rsidR="00C46605" w:rsidRPr="00741546" w:rsidRDefault="00C46605" w:rsidP="00E74378">
      <w:pPr>
        <w:spacing w:before="100" w:beforeAutospacing="1" w:after="100" w:afterAutospacing="1" w:line="480" w:lineRule="auto"/>
        <w:ind w:left="720" w:hanging="720"/>
      </w:pPr>
      <w:r w:rsidRPr="00741546">
        <w:t>National Research Council 2007. Nutrient requirements of small ruminants</w:t>
      </w:r>
      <w:r w:rsidR="00692563">
        <w:t xml:space="preserve">: </w:t>
      </w:r>
      <w:r w:rsidRPr="00741546">
        <w:t xml:space="preserve">sheep, goats, cervids and new world camelids. National Academic Press, Washington, DC. </w:t>
      </w:r>
    </w:p>
    <w:p w14:paraId="0E36E12B" w14:textId="77777777" w:rsidR="00CA59C2" w:rsidRPr="00741546" w:rsidRDefault="00CA59C2" w:rsidP="00E74378">
      <w:pPr>
        <w:spacing w:before="100" w:beforeAutospacing="1" w:after="100" w:afterAutospacing="1" w:line="480" w:lineRule="auto"/>
        <w:ind w:left="720" w:hanging="720"/>
        <w:rPr>
          <w:color w:val="000000" w:themeColor="text1"/>
        </w:rPr>
      </w:pPr>
      <w:r w:rsidRPr="00741546">
        <w:rPr>
          <w:color w:val="000000" w:themeColor="text1"/>
        </w:rPr>
        <w:t>Oklahoma Climatological Survey [OCS]. 2019. Average date of first freeze &lt;http://climate.ok.gov/index.php/climate&gt; Accessed 17 Nov 2019.</w:t>
      </w:r>
    </w:p>
    <w:p w14:paraId="57ECC5C4" w14:textId="0E3822F8" w:rsidR="00CA59C2" w:rsidRPr="00741546" w:rsidRDefault="00CA59C2" w:rsidP="00E74378">
      <w:pPr>
        <w:pStyle w:val="NormalWeb"/>
        <w:spacing w:line="480" w:lineRule="auto"/>
        <w:ind w:left="720" w:hanging="720"/>
      </w:pPr>
      <w:r w:rsidRPr="00741546">
        <w:t xml:space="preserve">Pearcy, R. W. 1990. </w:t>
      </w:r>
      <w:proofErr w:type="spellStart"/>
      <w:r w:rsidRPr="00741546">
        <w:t>Sunflecks</w:t>
      </w:r>
      <w:proofErr w:type="spellEnd"/>
      <w:r w:rsidRPr="00741546">
        <w:t xml:space="preserve"> and photosynthesis in plant canopies. Annual Review of Plant Biology 41</w:t>
      </w:r>
      <w:r w:rsidR="00692563">
        <w:t xml:space="preserve">, </w:t>
      </w:r>
      <w:r w:rsidRPr="00741546">
        <w:t xml:space="preserve">421-453. </w:t>
      </w:r>
    </w:p>
    <w:p w14:paraId="423D8FA4" w14:textId="0E31A056" w:rsidR="00CA59C2" w:rsidRPr="00741546" w:rsidRDefault="00CA59C2" w:rsidP="00E74378">
      <w:pPr>
        <w:spacing w:before="100" w:beforeAutospacing="1" w:after="100" w:afterAutospacing="1" w:line="480" w:lineRule="auto"/>
        <w:ind w:left="720" w:hanging="720"/>
      </w:pPr>
      <w:r w:rsidRPr="00741546">
        <w:t xml:space="preserve">Platt, W. J., </w:t>
      </w:r>
      <w:r w:rsidR="006309F8" w:rsidRPr="00741546">
        <w:t xml:space="preserve">S. M. </w:t>
      </w:r>
      <w:proofErr w:type="spellStart"/>
      <w:r w:rsidRPr="00741546">
        <w:t>Carr</w:t>
      </w:r>
      <w:proofErr w:type="spellEnd"/>
      <w:r w:rsidRPr="00741546">
        <w:t xml:space="preserve">, </w:t>
      </w:r>
      <w:r w:rsidR="006309F8" w:rsidRPr="00741546">
        <w:t xml:space="preserve">M. </w:t>
      </w:r>
      <w:r w:rsidRPr="00741546">
        <w:t xml:space="preserve">Reilly, and </w:t>
      </w:r>
      <w:r w:rsidR="006309F8" w:rsidRPr="00741546">
        <w:t xml:space="preserve">J. </w:t>
      </w:r>
      <w:proofErr w:type="spellStart"/>
      <w:r w:rsidRPr="00741546">
        <w:t>Fahr</w:t>
      </w:r>
      <w:proofErr w:type="spellEnd"/>
      <w:r w:rsidRPr="00741546">
        <w:t>. 2006. Pine savanna overstorey influences on ground</w:t>
      </w:r>
      <w:r w:rsidRPr="00741546">
        <w:rPr>
          <w:rFonts w:ascii="Cambria Math" w:hAnsi="Cambria Math" w:cs="Cambria Math"/>
        </w:rPr>
        <w:t>‐</w:t>
      </w:r>
      <w:r w:rsidRPr="00741546">
        <w:t>cover biodiversity. </w:t>
      </w:r>
      <w:r w:rsidRPr="00741546">
        <w:rPr>
          <w:iCs/>
        </w:rPr>
        <w:t>Applied Vegetation Science</w:t>
      </w:r>
      <w:r w:rsidRPr="00741546">
        <w:t> </w:t>
      </w:r>
      <w:r w:rsidRPr="00741546">
        <w:rPr>
          <w:iCs/>
        </w:rPr>
        <w:t>9</w:t>
      </w:r>
      <w:r w:rsidR="00692563">
        <w:t xml:space="preserve">, </w:t>
      </w:r>
      <w:r w:rsidRPr="00741546">
        <w:t>37-50.</w:t>
      </w:r>
    </w:p>
    <w:p w14:paraId="2BF118DD" w14:textId="5BD93865" w:rsidR="00CA59C2" w:rsidRPr="00741546" w:rsidDel="000368D9" w:rsidRDefault="00CA59C2" w:rsidP="00E74378">
      <w:pPr>
        <w:spacing w:before="100" w:beforeAutospacing="1" w:after="100" w:afterAutospacing="1" w:line="480" w:lineRule="auto"/>
        <w:ind w:left="720" w:hanging="720"/>
        <w:rPr>
          <w:del w:id="449" w:author="Author"/>
        </w:rPr>
      </w:pPr>
      <w:del w:id="450" w:author="Author">
        <w:r w:rsidRPr="00741546" w:rsidDel="000368D9">
          <w:delText xml:space="preserve">Porté, A. J., </w:delText>
        </w:r>
        <w:r w:rsidR="006309F8" w:rsidRPr="00741546" w:rsidDel="000368D9">
          <w:delText xml:space="preserve">J. C. </w:delText>
        </w:r>
        <w:r w:rsidRPr="00741546" w:rsidDel="000368D9">
          <w:delText xml:space="preserve">Samalens, </w:delText>
        </w:r>
        <w:r w:rsidR="006309F8" w:rsidRPr="00741546" w:rsidDel="000368D9">
          <w:delText xml:space="preserve">R. </w:delText>
        </w:r>
        <w:r w:rsidRPr="00741546" w:rsidDel="000368D9">
          <w:delText xml:space="preserve">Dulhoste, </w:delText>
        </w:r>
        <w:r w:rsidR="006309F8" w:rsidRPr="00741546" w:rsidDel="000368D9">
          <w:delText xml:space="preserve">R. T. </w:delText>
        </w:r>
        <w:r w:rsidRPr="00741546" w:rsidDel="000368D9">
          <w:delText xml:space="preserve">Du Cros, </w:delText>
        </w:r>
        <w:r w:rsidR="006309F8" w:rsidRPr="00741546" w:rsidDel="000368D9">
          <w:delText xml:space="preserve">A. </w:delText>
        </w:r>
        <w:r w:rsidRPr="00741546" w:rsidDel="000368D9">
          <w:delText xml:space="preserve">Bosc, and </w:delText>
        </w:r>
        <w:r w:rsidR="006309F8" w:rsidRPr="00741546" w:rsidDel="000368D9">
          <w:delText xml:space="preserve">C. </w:delText>
        </w:r>
        <w:r w:rsidRPr="00741546" w:rsidDel="000368D9">
          <w:delText>Meredieu. 2009. Using cover measurements to estimate aboveground understorey biomass in Maritime pine stands. </w:delText>
        </w:r>
        <w:r w:rsidRPr="00741546" w:rsidDel="000368D9">
          <w:rPr>
            <w:iCs/>
          </w:rPr>
          <w:delText>Annals of Forest Science</w:delText>
        </w:r>
        <w:r w:rsidRPr="00741546" w:rsidDel="000368D9">
          <w:delText> </w:delText>
        </w:r>
        <w:r w:rsidRPr="00741546" w:rsidDel="000368D9">
          <w:rPr>
            <w:iCs/>
          </w:rPr>
          <w:delText>66</w:delText>
        </w:r>
        <w:r w:rsidR="00692563" w:rsidDel="000368D9">
          <w:delText xml:space="preserve">, </w:delText>
        </w:r>
        <w:r w:rsidRPr="00741546" w:rsidDel="000368D9">
          <w:delText>1-11.</w:delText>
        </w:r>
      </w:del>
    </w:p>
    <w:p w14:paraId="410E7BA3" w14:textId="1272EF4E" w:rsidR="00DA4788" w:rsidRPr="00741546" w:rsidRDefault="00DA4788" w:rsidP="00E74378">
      <w:pPr>
        <w:spacing w:before="100" w:beforeAutospacing="1" w:after="100" w:afterAutospacing="1" w:line="480" w:lineRule="auto"/>
        <w:ind w:left="720" w:hanging="720"/>
      </w:pPr>
      <w:r w:rsidRPr="00741546">
        <w:rPr>
          <w:color w:val="222222"/>
          <w:shd w:val="clear" w:color="auto" w:fill="FFFFFF"/>
        </w:rPr>
        <w:t xml:space="preserve">Reich, P. B., </w:t>
      </w:r>
      <w:r w:rsidR="006309F8" w:rsidRPr="00741546">
        <w:rPr>
          <w:color w:val="222222"/>
          <w:shd w:val="clear" w:color="auto" w:fill="FFFFFF"/>
        </w:rPr>
        <w:t xml:space="preserve">D. W. </w:t>
      </w:r>
      <w:r w:rsidRPr="00741546">
        <w:rPr>
          <w:color w:val="222222"/>
          <w:shd w:val="clear" w:color="auto" w:fill="FFFFFF"/>
        </w:rPr>
        <w:t xml:space="preserve">Peterson, </w:t>
      </w:r>
      <w:r w:rsidR="006309F8" w:rsidRPr="00741546">
        <w:rPr>
          <w:color w:val="222222"/>
          <w:shd w:val="clear" w:color="auto" w:fill="FFFFFF"/>
        </w:rPr>
        <w:t xml:space="preserve">D. A. </w:t>
      </w:r>
      <w:proofErr w:type="spellStart"/>
      <w:r w:rsidRPr="00741546">
        <w:rPr>
          <w:color w:val="222222"/>
          <w:shd w:val="clear" w:color="auto" w:fill="FFFFFF"/>
        </w:rPr>
        <w:t>Wedin</w:t>
      </w:r>
      <w:proofErr w:type="spellEnd"/>
      <w:r w:rsidRPr="00741546">
        <w:rPr>
          <w:color w:val="222222"/>
          <w:shd w:val="clear" w:color="auto" w:fill="FFFFFF"/>
        </w:rPr>
        <w:t xml:space="preserve">, and </w:t>
      </w:r>
      <w:r w:rsidR="006309F8" w:rsidRPr="00741546">
        <w:rPr>
          <w:color w:val="222222"/>
          <w:shd w:val="clear" w:color="auto" w:fill="FFFFFF"/>
        </w:rPr>
        <w:t xml:space="preserve">K. </w:t>
      </w:r>
      <w:proofErr w:type="spellStart"/>
      <w:r w:rsidRPr="00741546">
        <w:rPr>
          <w:color w:val="222222"/>
          <w:shd w:val="clear" w:color="auto" w:fill="FFFFFF"/>
        </w:rPr>
        <w:t>Wrage</w:t>
      </w:r>
      <w:proofErr w:type="spellEnd"/>
      <w:r w:rsidRPr="00741546">
        <w:rPr>
          <w:color w:val="222222"/>
          <w:shd w:val="clear" w:color="auto" w:fill="FFFFFF"/>
        </w:rPr>
        <w:t>. 2001. Fire and vegetation effects on productivity and nitrogen cycling across a forest–grassland continuum.</w:t>
      </w:r>
      <w:r w:rsidRPr="00741546">
        <w:rPr>
          <w:rStyle w:val="apple-converted-space"/>
          <w:color w:val="222222"/>
          <w:shd w:val="clear" w:color="auto" w:fill="FFFFFF"/>
        </w:rPr>
        <w:t> </w:t>
      </w:r>
      <w:r w:rsidRPr="00741546">
        <w:rPr>
          <w:iCs/>
          <w:color w:val="222222"/>
        </w:rPr>
        <w:t>Ecology</w:t>
      </w:r>
      <w:r w:rsidRPr="00741546">
        <w:rPr>
          <w:rStyle w:val="apple-converted-space"/>
          <w:color w:val="222222"/>
          <w:shd w:val="clear" w:color="auto" w:fill="FFFFFF"/>
        </w:rPr>
        <w:t> </w:t>
      </w:r>
      <w:r w:rsidRPr="00741546">
        <w:rPr>
          <w:iCs/>
          <w:color w:val="222222"/>
        </w:rPr>
        <w:t>82</w:t>
      </w:r>
      <w:r w:rsidR="00692563">
        <w:rPr>
          <w:color w:val="222222"/>
          <w:shd w:val="clear" w:color="auto" w:fill="FFFFFF"/>
        </w:rPr>
        <w:t xml:space="preserve">, </w:t>
      </w:r>
      <w:r w:rsidRPr="00741546">
        <w:rPr>
          <w:color w:val="222222"/>
          <w:shd w:val="clear" w:color="auto" w:fill="FFFFFF"/>
        </w:rPr>
        <w:t>1703-1719.</w:t>
      </w:r>
    </w:p>
    <w:p w14:paraId="5B53A076" w14:textId="62BFDA8F" w:rsidR="00CA59C2" w:rsidRPr="00741546" w:rsidRDefault="00CA59C2" w:rsidP="00E74378">
      <w:pPr>
        <w:spacing w:before="100" w:beforeAutospacing="1" w:after="100" w:afterAutospacing="1" w:line="480" w:lineRule="auto"/>
        <w:ind w:left="720" w:hanging="720"/>
      </w:pPr>
      <w:r w:rsidRPr="00741546">
        <w:t xml:space="preserve">Reich, P. B., and </w:t>
      </w:r>
      <w:r w:rsidR="006309F8" w:rsidRPr="00741546">
        <w:t xml:space="preserve">M. B. </w:t>
      </w:r>
      <w:r w:rsidRPr="00741546">
        <w:t>Walters. 1994. Photosynthesis-nitrogen relations in Amazonian tree species. II. Variation in nitrogen vis-a-vis specific leaf area influences mass-and area-based expressions. </w:t>
      </w:r>
      <w:proofErr w:type="spellStart"/>
      <w:r w:rsidRPr="00741546">
        <w:rPr>
          <w:iCs/>
        </w:rPr>
        <w:t>Oecologia</w:t>
      </w:r>
      <w:proofErr w:type="spellEnd"/>
      <w:r w:rsidRPr="00741546">
        <w:t xml:space="preserve"> 97</w:t>
      </w:r>
      <w:r w:rsidR="00692563">
        <w:t xml:space="preserve">, </w:t>
      </w:r>
      <w:r w:rsidRPr="00741546">
        <w:t>73-81.</w:t>
      </w:r>
    </w:p>
    <w:p w14:paraId="53F502D9" w14:textId="2046A427" w:rsidR="00CA59C2" w:rsidRPr="00741546" w:rsidRDefault="00CA59C2"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t xml:space="preserve">Reich, P. B., </w:t>
      </w:r>
      <w:r w:rsidR="006309F8" w:rsidRPr="00741546">
        <w:rPr>
          <w:color w:val="222222"/>
          <w:shd w:val="clear" w:color="auto" w:fill="FFFFFF"/>
        </w:rPr>
        <w:t xml:space="preserve">M. B. </w:t>
      </w:r>
      <w:r w:rsidRPr="00741546">
        <w:rPr>
          <w:color w:val="222222"/>
          <w:shd w:val="clear" w:color="auto" w:fill="FFFFFF"/>
        </w:rPr>
        <w:t xml:space="preserve">Walters, and </w:t>
      </w:r>
      <w:r w:rsidR="006309F8" w:rsidRPr="00741546">
        <w:rPr>
          <w:color w:val="222222"/>
          <w:shd w:val="clear" w:color="auto" w:fill="FFFFFF"/>
        </w:rPr>
        <w:t xml:space="preserve">D. S. </w:t>
      </w:r>
      <w:r w:rsidRPr="00741546">
        <w:rPr>
          <w:color w:val="222222"/>
          <w:shd w:val="clear" w:color="auto" w:fill="FFFFFF"/>
        </w:rPr>
        <w:t>Ellsworth. 1991. Leaf age and season influence the relationships between leaf nitrogen, leaf mass per area and photosynthesis in maple and oak trees.</w:t>
      </w:r>
      <w:r w:rsidRPr="00741546">
        <w:rPr>
          <w:rStyle w:val="apple-converted-space"/>
          <w:color w:val="222222"/>
          <w:shd w:val="clear" w:color="auto" w:fill="FFFFFF"/>
        </w:rPr>
        <w:t> </w:t>
      </w:r>
      <w:r w:rsidRPr="00741546">
        <w:rPr>
          <w:iCs/>
          <w:color w:val="222222"/>
        </w:rPr>
        <w:t>Plant, Cell &amp; Environment</w:t>
      </w:r>
      <w:r w:rsidRPr="00741546">
        <w:rPr>
          <w:rStyle w:val="apple-converted-space"/>
          <w:color w:val="222222"/>
          <w:shd w:val="clear" w:color="auto" w:fill="FFFFFF"/>
        </w:rPr>
        <w:t> </w:t>
      </w:r>
      <w:r w:rsidRPr="00741546">
        <w:rPr>
          <w:iCs/>
          <w:color w:val="222222"/>
        </w:rPr>
        <w:t>14</w:t>
      </w:r>
      <w:r w:rsidR="00692563">
        <w:rPr>
          <w:color w:val="222222"/>
          <w:shd w:val="clear" w:color="auto" w:fill="FFFFFF"/>
        </w:rPr>
        <w:t xml:space="preserve">, </w:t>
      </w:r>
      <w:r w:rsidRPr="00741546">
        <w:rPr>
          <w:color w:val="222222"/>
          <w:shd w:val="clear" w:color="auto" w:fill="FFFFFF"/>
        </w:rPr>
        <w:t>251-259.</w:t>
      </w:r>
    </w:p>
    <w:p w14:paraId="0587E5CF" w14:textId="7FE64B34" w:rsidR="006309F8" w:rsidRPr="00741546" w:rsidRDefault="006309F8" w:rsidP="00E74378">
      <w:pPr>
        <w:spacing w:before="100" w:beforeAutospacing="1" w:after="100" w:afterAutospacing="1" w:line="480" w:lineRule="auto"/>
        <w:ind w:left="720" w:hanging="720"/>
      </w:pPr>
      <w:proofErr w:type="spellStart"/>
      <w:r w:rsidRPr="00741546">
        <w:rPr>
          <w:color w:val="000000" w:themeColor="text1"/>
        </w:rPr>
        <w:lastRenderedPageBreak/>
        <w:t>Reidmiller</w:t>
      </w:r>
      <w:proofErr w:type="spellEnd"/>
      <w:r w:rsidRPr="00741546">
        <w:rPr>
          <w:color w:val="000000" w:themeColor="text1"/>
        </w:rPr>
        <w:t xml:space="preserve">, D. R., C. W. Avery, D. R. Easterling, K. E. Kunkel, K. L. M. Lewis, T. K. </w:t>
      </w:r>
      <w:proofErr w:type="spellStart"/>
      <w:r w:rsidRPr="00741546">
        <w:rPr>
          <w:color w:val="000000" w:themeColor="text1"/>
        </w:rPr>
        <w:t>Maycock</w:t>
      </w:r>
      <w:proofErr w:type="spellEnd"/>
      <w:r w:rsidRPr="00741546">
        <w:rPr>
          <w:color w:val="000000" w:themeColor="text1"/>
        </w:rPr>
        <w:t>, and B. C. Stewart. Impacts, Risks, and Adaptation in the United States: Fourth National Climate Assessment</w:t>
      </w:r>
      <w:r w:rsidR="00741546">
        <w:rPr>
          <w:color w:val="000000" w:themeColor="text1"/>
        </w:rPr>
        <w:t xml:space="preserve"> 2018.</w:t>
      </w:r>
      <w:r w:rsidRPr="00741546">
        <w:rPr>
          <w:color w:val="000000" w:themeColor="text1"/>
        </w:rPr>
        <w:t xml:space="preserve"> Volume II. U.S. Global Change Research Program, Washington, DC, USA.</w:t>
      </w:r>
    </w:p>
    <w:p w14:paraId="3F6C07DF" w14:textId="7C210598" w:rsidR="00774079" w:rsidRPr="00741546" w:rsidRDefault="00CA59C2" w:rsidP="00E74378">
      <w:pPr>
        <w:spacing w:before="100" w:beforeAutospacing="1" w:after="100" w:afterAutospacing="1" w:line="480" w:lineRule="auto"/>
        <w:ind w:left="720" w:hanging="720"/>
      </w:pPr>
      <w:del w:id="451" w:author="Author">
        <w:r w:rsidRPr="00741546" w:rsidDel="000368D9">
          <w:delText xml:space="preserve">Röttgermann, M., </w:delText>
        </w:r>
        <w:r w:rsidR="006309F8" w:rsidRPr="00741546" w:rsidDel="000368D9">
          <w:delText xml:space="preserve">T. </w:delText>
        </w:r>
        <w:r w:rsidRPr="00741546" w:rsidDel="000368D9">
          <w:delText>Steinlein,</w:delText>
        </w:r>
        <w:r w:rsidR="006309F8" w:rsidRPr="00741546" w:rsidDel="000368D9">
          <w:delText xml:space="preserve"> W.</w:delText>
        </w:r>
        <w:r w:rsidRPr="00741546" w:rsidDel="000368D9">
          <w:delText xml:space="preserve"> Beyschlag, and </w:delText>
        </w:r>
        <w:r w:rsidR="006309F8" w:rsidRPr="00741546" w:rsidDel="000368D9">
          <w:delText xml:space="preserve">H. </w:delText>
        </w:r>
        <w:r w:rsidRPr="00741546" w:rsidDel="000368D9">
          <w:delText>Dietz</w:delText>
        </w:r>
        <w:r w:rsidR="006309F8" w:rsidRPr="00741546" w:rsidDel="000368D9">
          <w:delText>.</w:delText>
        </w:r>
        <w:r w:rsidRPr="00741546" w:rsidDel="000368D9">
          <w:delText xml:space="preserve"> 2000. Linear relationships between aboveground biomass and plant cover in low open herbaceous vegetation. </w:delText>
        </w:r>
        <w:r w:rsidRPr="00741546" w:rsidDel="000368D9">
          <w:rPr>
            <w:iCs/>
          </w:rPr>
          <w:delText>Journal of Vegetation Science</w:delText>
        </w:r>
        <w:r w:rsidRPr="00741546" w:rsidDel="000368D9">
          <w:delText> </w:delText>
        </w:r>
        <w:r w:rsidRPr="00741546" w:rsidDel="000368D9">
          <w:rPr>
            <w:iCs/>
          </w:rPr>
          <w:delText>11</w:delText>
        </w:r>
        <w:r w:rsidR="00692563" w:rsidDel="000368D9">
          <w:delText xml:space="preserve">, </w:delText>
        </w:r>
        <w:r w:rsidRPr="00741546" w:rsidDel="000368D9">
          <w:delText>145-148.</w:delText>
        </w:r>
      </w:del>
      <w:ins w:id="452" w:author="Author">
        <w:r w:rsidR="00774079" w:rsidRPr="00774079">
          <w:t xml:space="preserve">Sadleir, R.M.F.S. 1987. Reproduction of female cervids. Pp. 123–144, In C.M. </w:t>
        </w:r>
        <w:proofErr w:type="spellStart"/>
        <w:r w:rsidR="00774079" w:rsidRPr="00774079">
          <w:t>Wem</w:t>
        </w:r>
        <w:proofErr w:type="spellEnd"/>
        <w:r w:rsidR="00774079" w:rsidRPr="00774079">
          <w:t>-</w:t>
        </w:r>
        <w:r w:rsidR="00774079" w:rsidRPr="00774079">
          <w:br/>
        </w:r>
        <w:proofErr w:type="spellStart"/>
        <w:r w:rsidR="00774079" w:rsidRPr="00774079">
          <w:t>mer</w:t>
        </w:r>
        <w:proofErr w:type="spellEnd"/>
        <w:r w:rsidR="00774079" w:rsidRPr="00774079">
          <w:t xml:space="preserve"> (Ed.). Biology and Management of the Cervidae. Smithsonian Institution Press,</w:t>
        </w:r>
        <w:r w:rsidR="00774079">
          <w:t xml:space="preserve"> </w:t>
        </w:r>
        <w:proofErr w:type="spellStart"/>
        <w:r w:rsidR="00774079" w:rsidRPr="00774079">
          <w:t>Washinghton</w:t>
        </w:r>
        <w:proofErr w:type="spellEnd"/>
        <w:r w:rsidR="00774079" w:rsidRPr="00774079">
          <w:t>, DC.</w:t>
        </w:r>
      </w:ins>
    </w:p>
    <w:p w14:paraId="795DFD92" w14:textId="0640D1DC" w:rsidR="00586F9E" w:rsidRDefault="00586F9E" w:rsidP="00E74378">
      <w:pPr>
        <w:spacing w:before="100" w:beforeAutospacing="1" w:after="100" w:afterAutospacing="1" w:line="480" w:lineRule="auto"/>
        <w:ind w:left="720" w:hanging="720"/>
        <w:rPr>
          <w:color w:val="222222"/>
          <w:shd w:val="clear" w:color="auto" w:fill="FFFFFF"/>
        </w:rPr>
      </w:pPr>
      <w:r w:rsidRPr="00741546">
        <w:rPr>
          <w:color w:val="222222"/>
          <w:shd w:val="clear" w:color="auto" w:fill="FFFFFF"/>
        </w:rPr>
        <w:t xml:space="preserve">Short, H. L., </w:t>
      </w:r>
      <w:r w:rsidR="006309F8" w:rsidRPr="00741546">
        <w:rPr>
          <w:color w:val="222222"/>
          <w:shd w:val="clear" w:color="auto" w:fill="FFFFFF"/>
        </w:rPr>
        <w:t xml:space="preserve">E. E. </w:t>
      </w:r>
      <w:proofErr w:type="spellStart"/>
      <w:r w:rsidRPr="00741546">
        <w:rPr>
          <w:color w:val="222222"/>
          <w:shd w:val="clear" w:color="auto" w:fill="FFFFFF"/>
        </w:rPr>
        <w:t>Remmenga</w:t>
      </w:r>
      <w:proofErr w:type="spellEnd"/>
      <w:r w:rsidRPr="00741546">
        <w:rPr>
          <w:color w:val="222222"/>
          <w:shd w:val="clear" w:color="auto" w:fill="FFFFFF"/>
        </w:rPr>
        <w:t xml:space="preserve">, </w:t>
      </w:r>
      <w:r w:rsidR="00110466" w:rsidRPr="00741546">
        <w:rPr>
          <w:color w:val="222222"/>
          <w:shd w:val="clear" w:color="auto" w:fill="FFFFFF"/>
        </w:rPr>
        <w:t xml:space="preserve">and </w:t>
      </w:r>
      <w:r w:rsidR="006309F8" w:rsidRPr="00741546">
        <w:rPr>
          <w:color w:val="222222"/>
          <w:shd w:val="clear" w:color="auto" w:fill="FFFFFF"/>
        </w:rPr>
        <w:t xml:space="preserve">C. E. </w:t>
      </w:r>
      <w:r w:rsidRPr="00741546">
        <w:rPr>
          <w:color w:val="222222"/>
          <w:shd w:val="clear" w:color="auto" w:fill="FFFFFF"/>
        </w:rPr>
        <w:t xml:space="preserve">Boyd. 1969. Variations in </w:t>
      </w:r>
      <w:proofErr w:type="spellStart"/>
      <w:r w:rsidRPr="00741546">
        <w:rPr>
          <w:color w:val="222222"/>
          <w:shd w:val="clear" w:color="auto" w:fill="FFFFFF"/>
        </w:rPr>
        <w:t>ruminoreticular</w:t>
      </w:r>
      <w:proofErr w:type="spellEnd"/>
      <w:r w:rsidRPr="00741546">
        <w:rPr>
          <w:color w:val="222222"/>
          <w:shd w:val="clear" w:color="auto" w:fill="FFFFFF"/>
        </w:rPr>
        <w:t xml:space="preserve"> contents of white-tailed deer.</w:t>
      </w:r>
      <w:r w:rsidRPr="00741546">
        <w:rPr>
          <w:rStyle w:val="apple-converted-space"/>
          <w:color w:val="222222"/>
          <w:shd w:val="clear" w:color="auto" w:fill="FFFFFF"/>
        </w:rPr>
        <w:t> </w:t>
      </w:r>
      <w:r w:rsidRPr="00741546">
        <w:rPr>
          <w:iCs/>
          <w:color w:val="222222"/>
        </w:rPr>
        <w:t>The Journal of Wildlife Management</w:t>
      </w:r>
      <w:r w:rsidRPr="00E74378">
        <w:rPr>
          <w:color w:val="222222"/>
          <w:shd w:val="clear" w:color="auto" w:fill="FFFFFF"/>
        </w:rPr>
        <w:t xml:space="preserve"> </w:t>
      </w:r>
      <w:proofErr w:type="gramStart"/>
      <w:r w:rsidRPr="00E74378">
        <w:rPr>
          <w:color w:val="222222"/>
          <w:shd w:val="clear" w:color="auto" w:fill="FFFFFF"/>
        </w:rPr>
        <w:t>33</w:t>
      </w:r>
      <w:r w:rsidR="00692563">
        <w:rPr>
          <w:color w:val="222222"/>
          <w:shd w:val="clear" w:color="auto" w:fill="FFFFFF"/>
        </w:rPr>
        <w:t xml:space="preserve">, </w:t>
      </w:r>
      <w:r w:rsidRPr="00E74378">
        <w:rPr>
          <w:color w:val="222222"/>
          <w:shd w:val="clear" w:color="auto" w:fill="FFFFFF"/>
        </w:rPr>
        <w:t xml:space="preserve"> 187</w:t>
      </w:r>
      <w:proofErr w:type="gramEnd"/>
      <w:r w:rsidRPr="00E74378">
        <w:rPr>
          <w:color w:val="222222"/>
          <w:shd w:val="clear" w:color="auto" w:fill="FFFFFF"/>
        </w:rPr>
        <w:t>-191.</w:t>
      </w:r>
    </w:p>
    <w:p w14:paraId="087F7620" w14:textId="50FA3D96" w:rsidR="005B4468" w:rsidRPr="00E74378" w:rsidRDefault="005B4468" w:rsidP="00E74378">
      <w:pPr>
        <w:spacing w:before="100" w:beforeAutospacing="1" w:after="100" w:afterAutospacing="1" w:line="480" w:lineRule="auto"/>
        <w:ind w:left="720" w:hanging="720"/>
      </w:pPr>
      <w:proofErr w:type="spellStart"/>
      <w:r w:rsidRPr="005B4468">
        <w:t>Spalinger</w:t>
      </w:r>
      <w:proofErr w:type="spellEnd"/>
      <w:r w:rsidRPr="005B4468">
        <w:t xml:space="preserve">, D. E., Collins, W. B., Hanley, T. A., </w:t>
      </w:r>
      <w:proofErr w:type="spellStart"/>
      <w:r w:rsidRPr="005B4468">
        <w:t>Cassara</w:t>
      </w:r>
      <w:proofErr w:type="spellEnd"/>
      <w:r w:rsidRPr="005B4468">
        <w:t xml:space="preserve">, N. E., </w:t>
      </w:r>
      <w:r>
        <w:t>and</w:t>
      </w:r>
      <w:r w:rsidRPr="005B4468">
        <w:t xml:space="preserve"> Carnahan, A. M. 2010. The impact of tannins on protein, dry matter, and energy digestion in moose (</w:t>
      </w:r>
      <w:proofErr w:type="spellStart"/>
      <w:r w:rsidRPr="005B4468">
        <w:t>Alces</w:t>
      </w:r>
      <w:proofErr w:type="spellEnd"/>
      <w:r w:rsidRPr="005B4468">
        <w:t xml:space="preserve"> </w:t>
      </w:r>
      <w:proofErr w:type="spellStart"/>
      <w:r w:rsidRPr="005B4468">
        <w:t>alces</w:t>
      </w:r>
      <w:proofErr w:type="spellEnd"/>
      <w:r w:rsidRPr="005B4468">
        <w:t xml:space="preserve">). </w:t>
      </w:r>
      <w:r w:rsidRPr="00073C2F">
        <w:rPr>
          <w:iCs/>
        </w:rPr>
        <w:t>Canadian Journal of Zoology</w:t>
      </w:r>
      <w:r w:rsidRPr="005B4468">
        <w:t xml:space="preserve">, </w:t>
      </w:r>
      <w:r>
        <w:t>88</w:t>
      </w:r>
      <w:r w:rsidR="00692563">
        <w:rPr>
          <w:iCs/>
        </w:rPr>
        <w:t xml:space="preserve">, </w:t>
      </w:r>
      <w:del w:id="453" w:author="Author">
        <w:r w:rsidRPr="005B4468" w:rsidDel="00435937">
          <w:delText xml:space="preserve"> </w:delText>
        </w:r>
      </w:del>
      <w:r w:rsidRPr="005B4468">
        <w:t>977-987.</w:t>
      </w:r>
    </w:p>
    <w:p w14:paraId="59ADBBC3" w14:textId="353A1BB4" w:rsidR="00CA59C2" w:rsidRPr="00E74378" w:rsidRDefault="00CA59C2" w:rsidP="00E74378">
      <w:pPr>
        <w:spacing w:before="100" w:beforeAutospacing="1" w:after="100" w:afterAutospacing="1" w:line="480" w:lineRule="auto"/>
        <w:ind w:left="720" w:hanging="720"/>
      </w:pPr>
      <w:proofErr w:type="spellStart"/>
      <w:r w:rsidRPr="00E74378">
        <w:rPr>
          <w:color w:val="323232"/>
        </w:rPr>
        <w:t>Stransky</w:t>
      </w:r>
      <w:proofErr w:type="spellEnd"/>
      <w:r w:rsidRPr="00E74378">
        <w:rPr>
          <w:color w:val="323232"/>
        </w:rPr>
        <w:t xml:space="preserve">, J. J., and </w:t>
      </w:r>
      <w:r w:rsidR="006309F8" w:rsidRPr="00E74378">
        <w:rPr>
          <w:color w:val="323232"/>
        </w:rPr>
        <w:t xml:space="preserve">R. F. </w:t>
      </w:r>
      <w:r w:rsidRPr="00E74378">
        <w:rPr>
          <w:color w:val="323232"/>
        </w:rPr>
        <w:t>Harlow</w:t>
      </w:r>
      <w:r w:rsidR="006309F8" w:rsidRPr="00E74378">
        <w:rPr>
          <w:color w:val="323232"/>
        </w:rPr>
        <w:t>.</w:t>
      </w:r>
      <w:r w:rsidRPr="00E74378">
        <w:rPr>
          <w:color w:val="323232"/>
        </w:rPr>
        <w:t xml:space="preserve"> 1981. Effects of fire on deer habitat in the Southeast.</w:t>
      </w:r>
      <w:r w:rsidR="006309F8" w:rsidRPr="00E74378">
        <w:rPr>
          <w:color w:val="323232"/>
        </w:rPr>
        <w:t xml:space="preserve"> pages 135–142</w:t>
      </w:r>
      <w:r w:rsidRPr="00E74378">
        <w:rPr>
          <w:color w:val="323232"/>
        </w:rPr>
        <w:t xml:space="preserve"> </w:t>
      </w:r>
      <w:r w:rsidR="006309F8" w:rsidRPr="00E74378">
        <w:rPr>
          <w:color w:val="323232"/>
        </w:rPr>
        <w:t>i</w:t>
      </w:r>
      <w:r w:rsidR="006309F8" w:rsidRPr="00E74378">
        <w:rPr>
          <w:i/>
          <w:color w:val="323232"/>
        </w:rPr>
        <w:t>n</w:t>
      </w:r>
      <w:r w:rsidRPr="00E74378">
        <w:rPr>
          <w:i/>
          <w:color w:val="323232"/>
        </w:rPr>
        <w:t xml:space="preserve"> </w:t>
      </w:r>
      <w:r w:rsidR="006309F8" w:rsidRPr="00E74378">
        <w:rPr>
          <w:color w:val="323232"/>
        </w:rPr>
        <w:t>G. W.</w:t>
      </w:r>
      <w:r w:rsidR="006309F8" w:rsidRPr="00E74378">
        <w:rPr>
          <w:i/>
          <w:color w:val="323232"/>
        </w:rPr>
        <w:t xml:space="preserve"> </w:t>
      </w:r>
      <w:r w:rsidRPr="00E74378">
        <w:rPr>
          <w:color w:val="323232"/>
        </w:rPr>
        <w:t xml:space="preserve">Wood, </w:t>
      </w:r>
      <w:r w:rsidR="006309F8" w:rsidRPr="00E74378">
        <w:rPr>
          <w:color w:val="323232"/>
        </w:rPr>
        <w:t>editor.</w:t>
      </w:r>
      <w:r w:rsidRPr="00E74378">
        <w:rPr>
          <w:color w:val="323232"/>
        </w:rPr>
        <w:t xml:space="preserve"> Prescribed Fire and Wildlife in Southern Forests. Belle W. Baruch Forest Science Institute of Clemson University, Georgetown, South Carolina, USA, </w:t>
      </w:r>
    </w:p>
    <w:p w14:paraId="79090EB7" w14:textId="333CCA4B" w:rsidR="00CA59C2" w:rsidRPr="00E74378" w:rsidDel="000368D9" w:rsidRDefault="00CA59C2" w:rsidP="00E74378">
      <w:pPr>
        <w:spacing w:before="100" w:beforeAutospacing="1" w:after="100" w:afterAutospacing="1" w:line="480" w:lineRule="auto"/>
        <w:ind w:left="720" w:hanging="720"/>
        <w:rPr>
          <w:del w:id="454" w:author="Author"/>
        </w:rPr>
      </w:pPr>
      <w:del w:id="455" w:author="Author">
        <w:r w:rsidRPr="00E74378" w:rsidDel="000368D9">
          <w:delText xml:space="preserve">Sunmonu, N., </w:delText>
        </w:r>
        <w:r w:rsidR="006309F8" w:rsidRPr="00E74378" w:rsidDel="000368D9">
          <w:delText xml:space="preserve">T. Y. </w:delText>
        </w:r>
        <w:r w:rsidRPr="00E74378" w:rsidDel="000368D9">
          <w:delText xml:space="preserve">Ida, and </w:delText>
        </w:r>
        <w:r w:rsidR="006309F8" w:rsidRPr="00E74378" w:rsidDel="000368D9">
          <w:delText xml:space="preserve">G. </w:delText>
        </w:r>
        <w:r w:rsidRPr="00E74378" w:rsidDel="000368D9">
          <w:delText>Kudo. 2013. Photosynthetic compensation by the reproductive structures in the spring ephemeral Gagea lutea. </w:delText>
        </w:r>
        <w:r w:rsidRPr="00E74378" w:rsidDel="000368D9">
          <w:rPr>
            <w:iCs/>
          </w:rPr>
          <w:delText>Plant Ecology</w:delText>
        </w:r>
        <w:r w:rsidRPr="00E74378" w:rsidDel="000368D9">
          <w:delText> </w:delText>
        </w:r>
        <w:r w:rsidRPr="00E74378" w:rsidDel="000368D9">
          <w:rPr>
            <w:iCs/>
          </w:rPr>
          <w:delText>214</w:delText>
        </w:r>
        <w:r w:rsidR="00692563" w:rsidDel="000368D9">
          <w:delText xml:space="preserve">, </w:delText>
        </w:r>
        <w:r w:rsidRPr="00E74378" w:rsidDel="000368D9">
          <w:delText>175-188.</w:delText>
        </w:r>
      </w:del>
    </w:p>
    <w:p w14:paraId="6B866B61" w14:textId="4259DD68" w:rsidR="00CA59C2" w:rsidRPr="00E74378" w:rsidRDefault="00CA59C2" w:rsidP="00E74378">
      <w:pPr>
        <w:spacing w:before="100" w:beforeAutospacing="1" w:after="100" w:afterAutospacing="1" w:line="480" w:lineRule="auto"/>
        <w:ind w:left="720" w:hanging="720"/>
      </w:pPr>
      <w:proofErr w:type="spellStart"/>
      <w:r w:rsidRPr="00E74378">
        <w:t>Sydes</w:t>
      </w:r>
      <w:proofErr w:type="spellEnd"/>
      <w:r w:rsidRPr="00E74378">
        <w:t xml:space="preserve">, C., and </w:t>
      </w:r>
      <w:r w:rsidR="006309F8" w:rsidRPr="00E74378">
        <w:t xml:space="preserve">J. P. </w:t>
      </w:r>
      <w:r w:rsidRPr="00E74378">
        <w:t>Grime</w:t>
      </w:r>
      <w:r w:rsidR="006309F8" w:rsidRPr="00E74378">
        <w:t xml:space="preserve">. </w:t>
      </w:r>
      <w:r w:rsidRPr="00E74378">
        <w:t>1981. Effects of tree leaf litter on herbaceous vegetation in deciduous woodland: II. An experimental investigation. </w:t>
      </w:r>
      <w:r w:rsidRPr="00E74378">
        <w:rPr>
          <w:iCs/>
        </w:rPr>
        <w:t>The Journal of Ecology</w:t>
      </w:r>
      <w:r w:rsidRPr="00E74378">
        <w:t xml:space="preserve"> 69</w:t>
      </w:r>
      <w:r w:rsidR="00692563">
        <w:t xml:space="preserve">, </w:t>
      </w:r>
      <w:r w:rsidRPr="00E74378">
        <w:t>249-262.</w:t>
      </w:r>
    </w:p>
    <w:p w14:paraId="1ED24D78" w14:textId="099D67B4" w:rsidR="00CA59C2" w:rsidRPr="00E74378" w:rsidDel="000368D9" w:rsidRDefault="00CA59C2" w:rsidP="00E74378">
      <w:pPr>
        <w:spacing w:before="100" w:beforeAutospacing="1" w:after="100" w:afterAutospacing="1" w:line="480" w:lineRule="auto"/>
        <w:ind w:left="720" w:hanging="720"/>
        <w:rPr>
          <w:del w:id="456" w:author="Author"/>
        </w:rPr>
      </w:pPr>
      <w:del w:id="457" w:author="Author">
        <w:r w:rsidRPr="00E74378" w:rsidDel="000368D9">
          <w:rPr>
            <w:color w:val="222222"/>
            <w:shd w:val="clear" w:color="auto" w:fill="FFFFFF"/>
          </w:rPr>
          <w:lastRenderedPageBreak/>
          <w:delText xml:space="preserve">Thill, R. E., and </w:delText>
        </w:r>
        <w:r w:rsidR="006309F8" w:rsidRPr="00E74378" w:rsidDel="000368D9">
          <w:rPr>
            <w:color w:val="222222"/>
            <w:shd w:val="clear" w:color="auto" w:fill="FFFFFF"/>
          </w:rPr>
          <w:delText xml:space="preserve">A. </w:delText>
        </w:r>
        <w:r w:rsidRPr="00E74378" w:rsidDel="000368D9">
          <w:rPr>
            <w:color w:val="222222"/>
            <w:shd w:val="clear" w:color="auto" w:fill="FFFFFF"/>
          </w:rPr>
          <w:delText>Martin Jr. 1986. Deer and cattle diet overlap on Louisiana pine-bluestem range.</w:delText>
        </w:r>
        <w:r w:rsidRPr="00E74378" w:rsidDel="000368D9">
          <w:rPr>
            <w:rStyle w:val="apple-converted-space"/>
            <w:color w:val="222222"/>
            <w:shd w:val="clear" w:color="auto" w:fill="FFFFFF"/>
          </w:rPr>
          <w:delText> </w:delText>
        </w:r>
        <w:r w:rsidRPr="00E74378" w:rsidDel="000368D9">
          <w:rPr>
            <w:iCs/>
            <w:color w:val="222222"/>
          </w:rPr>
          <w:delText xml:space="preserve">The Journal of Wildlife Management </w:delText>
        </w:r>
        <w:r w:rsidRPr="00E74378" w:rsidDel="000368D9">
          <w:rPr>
            <w:color w:val="222222"/>
            <w:shd w:val="clear" w:color="auto" w:fill="FFFFFF"/>
          </w:rPr>
          <w:delText>50</w:delText>
        </w:r>
        <w:r w:rsidR="00692563" w:rsidDel="000368D9">
          <w:rPr>
            <w:color w:val="222222"/>
            <w:shd w:val="clear" w:color="auto" w:fill="FFFFFF"/>
          </w:rPr>
          <w:delText xml:space="preserve">, </w:delText>
        </w:r>
        <w:r w:rsidRPr="00E74378" w:rsidDel="000368D9">
          <w:rPr>
            <w:color w:val="222222"/>
            <w:shd w:val="clear" w:color="auto" w:fill="FFFFFF"/>
          </w:rPr>
          <w:delText>707-713.</w:delText>
        </w:r>
      </w:del>
    </w:p>
    <w:p w14:paraId="7DFA2EB3" w14:textId="4C847E3F" w:rsidR="00CA59C2" w:rsidRPr="00E74378" w:rsidRDefault="00CA59C2" w:rsidP="00E74378">
      <w:pPr>
        <w:spacing w:before="100" w:beforeAutospacing="1" w:after="100" w:afterAutospacing="1" w:line="480" w:lineRule="auto"/>
        <w:ind w:left="720" w:hanging="720"/>
      </w:pPr>
      <w:proofErr w:type="spellStart"/>
      <w:r w:rsidRPr="00E74378">
        <w:rPr>
          <w:color w:val="222222"/>
          <w:shd w:val="clear" w:color="auto" w:fill="FFFFFF"/>
        </w:rPr>
        <w:t>Ullrey</w:t>
      </w:r>
      <w:proofErr w:type="spellEnd"/>
      <w:r w:rsidRPr="00E74378">
        <w:rPr>
          <w:color w:val="222222"/>
          <w:shd w:val="clear" w:color="auto" w:fill="FFFFFF"/>
        </w:rPr>
        <w:t>, D. E.,</w:t>
      </w:r>
      <w:r w:rsidR="006309F8" w:rsidRPr="00E74378">
        <w:rPr>
          <w:color w:val="222222"/>
          <w:shd w:val="clear" w:color="auto" w:fill="FFFFFF"/>
        </w:rPr>
        <w:t xml:space="preserve"> W. G.</w:t>
      </w:r>
      <w:r w:rsidRPr="00E74378">
        <w:rPr>
          <w:color w:val="222222"/>
          <w:shd w:val="clear" w:color="auto" w:fill="FFFFFF"/>
        </w:rPr>
        <w:t xml:space="preserve"> </w:t>
      </w:r>
      <w:proofErr w:type="spellStart"/>
      <w:r w:rsidRPr="00E74378">
        <w:rPr>
          <w:color w:val="222222"/>
          <w:shd w:val="clear" w:color="auto" w:fill="FFFFFF"/>
        </w:rPr>
        <w:t>Youatt</w:t>
      </w:r>
      <w:proofErr w:type="spellEnd"/>
      <w:r w:rsidRPr="00E74378">
        <w:rPr>
          <w:color w:val="222222"/>
          <w:shd w:val="clear" w:color="auto" w:fill="FFFFFF"/>
        </w:rPr>
        <w:t xml:space="preserve">, </w:t>
      </w:r>
      <w:r w:rsidR="006309F8" w:rsidRPr="00E74378">
        <w:rPr>
          <w:color w:val="222222"/>
          <w:shd w:val="clear" w:color="auto" w:fill="FFFFFF"/>
        </w:rPr>
        <w:t xml:space="preserve">H. E. </w:t>
      </w:r>
      <w:r w:rsidRPr="00E74378">
        <w:rPr>
          <w:color w:val="222222"/>
          <w:shd w:val="clear" w:color="auto" w:fill="FFFFFF"/>
        </w:rPr>
        <w:t xml:space="preserve">Johnson, </w:t>
      </w:r>
      <w:r w:rsidR="006309F8" w:rsidRPr="00E74378">
        <w:rPr>
          <w:color w:val="222222"/>
          <w:shd w:val="clear" w:color="auto" w:fill="FFFFFF"/>
        </w:rPr>
        <w:t xml:space="preserve">L.D. </w:t>
      </w:r>
      <w:r w:rsidRPr="00E74378">
        <w:rPr>
          <w:color w:val="222222"/>
          <w:shd w:val="clear" w:color="auto" w:fill="FFFFFF"/>
        </w:rPr>
        <w:t xml:space="preserve">Fay, and </w:t>
      </w:r>
      <w:r w:rsidR="006309F8" w:rsidRPr="00E74378">
        <w:rPr>
          <w:color w:val="222222"/>
          <w:shd w:val="clear" w:color="auto" w:fill="FFFFFF"/>
        </w:rPr>
        <w:t xml:space="preserve">B. L. </w:t>
      </w:r>
      <w:r w:rsidRPr="00E74378">
        <w:rPr>
          <w:color w:val="222222"/>
          <w:shd w:val="clear" w:color="auto" w:fill="FFFFFF"/>
        </w:rPr>
        <w:t>Bradley</w:t>
      </w:r>
      <w:r w:rsidR="006309F8" w:rsidRPr="00E74378">
        <w:rPr>
          <w:color w:val="222222"/>
          <w:shd w:val="clear" w:color="auto" w:fill="FFFFFF"/>
        </w:rPr>
        <w:t>.</w:t>
      </w:r>
      <w:r w:rsidRPr="00E74378">
        <w:rPr>
          <w:color w:val="222222"/>
          <w:shd w:val="clear" w:color="auto" w:fill="FFFFFF"/>
        </w:rPr>
        <w:t xml:space="preserve"> 1967. Protein requirement of white-tailed deer fawns.</w:t>
      </w:r>
      <w:r w:rsidRPr="00E74378">
        <w:rPr>
          <w:rStyle w:val="apple-converted-space"/>
          <w:color w:val="222222"/>
          <w:shd w:val="clear" w:color="auto" w:fill="FFFFFF"/>
        </w:rPr>
        <w:t> </w:t>
      </w:r>
      <w:r w:rsidRPr="00E74378">
        <w:rPr>
          <w:iCs/>
          <w:color w:val="222222"/>
        </w:rPr>
        <w:t>The Journal of Wildlife Management</w:t>
      </w:r>
      <w:r w:rsidRPr="00E74378">
        <w:rPr>
          <w:color w:val="222222"/>
          <w:shd w:val="clear" w:color="auto" w:fill="FFFFFF"/>
        </w:rPr>
        <w:t xml:space="preserve"> 31</w:t>
      </w:r>
      <w:r w:rsidR="00692563">
        <w:rPr>
          <w:color w:val="222222"/>
          <w:shd w:val="clear" w:color="auto" w:fill="FFFFFF"/>
        </w:rPr>
        <w:t xml:space="preserve">, </w:t>
      </w:r>
      <w:r w:rsidRPr="00E74378">
        <w:rPr>
          <w:color w:val="222222"/>
          <w:shd w:val="clear" w:color="auto" w:fill="FFFFFF"/>
        </w:rPr>
        <w:t>679-685.</w:t>
      </w:r>
    </w:p>
    <w:p w14:paraId="01DE7D65" w14:textId="44A56F35" w:rsidR="00CA59C2" w:rsidRDefault="00CA59C2" w:rsidP="00E74378">
      <w:pPr>
        <w:spacing w:before="100" w:beforeAutospacing="1" w:after="100" w:afterAutospacing="1" w:line="480" w:lineRule="auto"/>
        <w:ind w:left="720" w:hanging="720"/>
        <w:rPr>
          <w:ins w:id="458" w:author="Author"/>
          <w:color w:val="000000" w:themeColor="text1"/>
        </w:rPr>
      </w:pPr>
      <w:r w:rsidRPr="00E74378">
        <w:rPr>
          <w:color w:val="000000" w:themeColor="text1"/>
        </w:rPr>
        <w:t>US department of interior [DOI] 2017. New 5-Year Report Shows 101.6 Million Americans Participated in Hunting, Fishing and Wildlife Activities. &lt;https://www.doi.gov/pressreleases/new-5-year-report-shows-1016-million-americans-participated-hunting-fishing-wildlife&gt; Accessed 15 Nov 2019.</w:t>
      </w:r>
    </w:p>
    <w:p w14:paraId="19A81FF8" w14:textId="4A525CAE" w:rsidR="005B26A9" w:rsidRPr="005B26A9" w:rsidRDefault="005B26A9" w:rsidP="00E74378">
      <w:pPr>
        <w:spacing w:before="100" w:beforeAutospacing="1" w:after="100" w:afterAutospacing="1" w:line="480" w:lineRule="auto"/>
        <w:ind w:left="720" w:hanging="720"/>
        <w:rPr>
          <w:color w:val="000000" w:themeColor="text1"/>
        </w:rPr>
      </w:pPr>
      <w:ins w:id="459" w:author="Author">
        <w:r w:rsidRPr="005B26A9">
          <w:t xml:space="preserve">Wagle, P., &amp; Gowda, P. H. (2018). Tallgrass prairie responses to management practices and disturbances: A review. </w:t>
        </w:r>
        <w:r w:rsidRPr="00F81EDC">
          <w:rPr>
            <w:iCs/>
            <w:rPrChange w:id="460" w:author="Author">
              <w:rPr>
                <w:i/>
                <w:iCs/>
              </w:rPr>
            </w:rPrChange>
          </w:rPr>
          <w:t>Agronomy</w:t>
        </w:r>
        <w:r w:rsidRPr="005B26A9">
          <w:t xml:space="preserve"> </w:t>
        </w:r>
        <w:r w:rsidRPr="00F81EDC">
          <w:rPr>
            <w:iCs/>
            <w:rPrChange w:id="461" w:author="Author">
              <w:rPr>
                <w:i/>
                <w:iCs/>
              </w:rPr>
            </w:rPrChange>
          </w:rPr>
          <w:t>8</w:t>
        </w:r>
        <w:r w:rsidRPr="005B26A9">
          <w:t>, 300.</w:t>
        </w:r>
      </w:ins>
    </w:p>
    <w:p w14:paraId="469E3A98" w14:textId="63B96C69" w:rsidR="00CA59C2" w:rsidRPr="00E74378" w:rsidRDefault="00CA59C2" w:rsidP="00E74378">
      <w:pPr>
        <w:spacing w:before="100" w:beforeAutospacing="1" w:after="100" w:afterAutospacing="1" w:line="480" w:lineRule="auto"/>
        <w:ind w:left="720" w:hanging="720"/>
        <w:rPr>
          <w:color w:val="000000" w:themeColor="text1"/>
        </w:rPr>
      </w:pPr>
      <w:r w:rsidRPr="00E74378">
        <w:rPr>
          <w:color w:val="000000" w:themeColor="text1"/>
        </w:rPr>
        <w:t xml:space="preserve">Will, R.E., </w:t>
      </w:r>
      <w:r w:rsidR="006309F8" w:rsidRPr="00E74378">
        <w:rPr>
          <w:color w:val="000000" w:themeColor="text1"/>
        </w:rPr>
        <w:t xml:space="preserve">T. </w:t>
      </w:r>
      <w:r w:rsidRPr="00E74378">
        <w:rPr>
          <w:color w:val="000000" w:themeColor="text1"/>
        </w:rPr>
        <w:t xml:space="preserve">Fox, </w:t>
      </w:r>
      <w:r w:rsidR="006309F8" w:rsidRPr="00E74378">
        <w:rPr>
          <w:color w:val="000000" w:themeColor="text1"/>
        </w:rPr>
        <w:t xml:space="preserve">M. </w:t>
      </w:r>
      <w:r w:rsidRPr="00E74378">
        <w:rPr>
          <w:color w:val="000000" w:themeColor="text1"/>
        </w:rPr>
        <w:t xml:space="preserve">Akers, </w:t>
      </w:r>
      <w:r w:rsidR="006309F8" w:rsidRPr="00E74378">
        <w:rPr>
          <w:color w:val="000000" w:themeColor="text1"/>
        </w:rPr>
        <w:t xml:space="preserve">J. C. </w:t>
      </w:r>
      <w:proofErr w:type="spellStart"/>
      <w:r w:rsidRPr="00E74378">
        <w:rPr>
          <w:color w:val="000000" w:themeColor="text1"/>
        </w:rPr>
        <w:t>Domec</w:t>
      </w:r>
      <w:proofErr w:type="spellEnd"/>
      <w:r w:rsidRPr="00E74378">
        <w:rPr>
          <w:color w:val="000000" w:themeColor="text1"/>
        </w:rPr>
        <w:t xml:space="preserve">, </w:t>
      </w:r>
      <w:r w:rsidR="006309F8" w:rsidRPr="00E74378">
        <w:rPr>
          <w:color w:val="000000" w:themeColor="text1"/>
        </w:rPr>
        <w:t xml:space="preserve">C. </w:t>
      </w:r>
      <w:r w:rsidRPr="00E74378">
        <w:rPr>
          <w:color w:val="000000" w:themeColor="text1"/>
        </w:rPr>
        <w:t>González-</w:t>
      </w:r>
      <w:proofErr w:type="spellStart"/>
      <w:r w:rsidRPr="00E74378">
        <w:rPr>
          <w:color w:val="000000" w:themeColor="text1"/>
        </w:rPr>
        <w:t>Benecke</w:t>
      </w:r>
      <w:proofErr w:type="spellEnd"/>
      <w:r w:rsidRPr="00E74378">
        <w:rPr>
          <w:color w:val="000000" w:themeColor="text1"/>
        </w:rPr>
        <w:t xml:space="preserve">, </w:t>
      </w:r>
      <w:r w:rsidR="006309F8" w:rsidRPr="00E74378">
        <w:rPr>
          <w:color w:val="000000" w:themeColor="text1"/>
        </w:rPr>
        <w:t xml:space="preserve">E. J. </w:t>
      </w:r>
      <w:r w:rsidRPr="00E74378">
        <w:rPr>
          <w:color w:val="000000" w:themeColor="text1"/>
        </w:rPr>
        <w:t xml:space="preserve">Jokela, </w:t>
      </w:r>
      <w:r w:rsidR="006309F8" w:rsidRPr="00E74378">
        <w:rPr>
          <w:color w:val="000000" w:themeColor="text1"/>
        </w:rPr>
        <w:t xml:space="preserve">M. </w:t>
      </w:r>
      <w:r w:rsidRPr="00E74378">
        <w:rPr>
          <w:color w:val="000000" w:themeColor="text1"/>
        </w:rPr>
        <w:t xml:space="preserve">Kane, </w:t>
      </w:r>
      <w:r w:rsidR="006309F8" w:rsidRPr="00E74378">
        <w:rPr>
          <w:color w:val="000000" w:themeColor="text1"/>
        </w:rPr>
        <w:t xml:space="preserve">M. A. </w:t>
      </w:r>
      <w:proofErr w:type="spellStart"/>
      <w:r w:rsidRPr="00E74378">
        <w:rPr>
          <w:color w:val="000000" w:themeColor="text1"/>
        </w:rPr>
        <w:t>Laviner</w:t>
      </w:r>
      <w:proofErr w:type="spellEnd"/>
      <w:r w:rsidRPr="00E74378">
        <w:rPr>
          <w:color w:val="000000" w:themeColor="text1"/>
        </w:rPr>
        <w:t>,</w:t>
      </w:r>
      <w:r w:rsidR="006309F8" w:rsidRPr="00E74378">
        <w:rPr>
          <w:color w:val="000000" w:themeColor="text1"/>
        </w:rPr>
        <w:t xml:space="preserve"> G. </w:t>
      </w:r>
      <w:proofErr w:type="spellStart"/>
      <w:r w:rsidRPr="00E74378">
        <w:rPr>
          <w:color w:val="000000" w:themeColor="text1"/>
        </w:rPr>
        <w:t>Lokuta</w:t>
      </w:r>
      <w:proofErr w:type="spellEnd"/>
      <w:r w:rsidRPr="00E74378">
        <w:rPr>
          <w:color w:val="000000" w:themeColor="text1"/>
        </w:rPr>
        <w:t xml:space="preserve">, </w:t>
      </w:r>
      <w:r w:rsidR="006309F8" w:rsidRPr="00E74378">
        <w:rPr>
          <w:color w:val="000000" w:themeColor="text1"/>
        </w:rPr>
        <w:t xml:space="preserve">D. </w:t>
      </w:r>
      <w:proofErr w:type="spellStart"/>
      <w:r w:rsidRPr="00E74378">
        <w:rPr>
          <w:color w:val="000000" w:themeColor="text1"/>
        </w:rPr>
        <w:t>Markewitz</w:t>
      </w:r>
      <w:proofErr w:type="spellEnd"/>
      <w:r w:rsidRPr="00E74378">
        <w:rPr>
          <w:color w:val="000000" w:themeColor="text1"/>
        </w:rPr>
        <w:t xml:space="preserve">, </w:t>
      </w:r>
      <w:r w:rsidR="006309F8" w:rsidRPr="00E74378">
        <w:rPr>
          <w:color w:val="000000" w:themeColor="text1"/>
        </w:rPr>
        <w:t xml:space="preserve">M. A. </w:t>
      </w:r>
      <w:r w:rsidRPr="00E74378">
        <w:rPr>
          <w:color w:val="000000" w:themeColor="text1"/>
        </w:rPr>
        <w:t xml:space="preserve">McGuire, </w:t>
      </w:r>
      <w:r w:rsidR="006309F8" w:rsidRPr="00E74378">
        <w:rPr>
          <w:color w:val="000000" w:themeColor="text1"/>
        </w:rPr>
        <w:t xml:space="preserve">C. </w:t>
      </w:r>
      <w:r w:rsidRPr="00E74378">
        <w:rPr>
          <w:color w:val="000000" w:themeColor="text1"/>
        </w:rPr>
        <w:t>Meek,</w:t>
      </w:r>
      <w:r w:rsidR="006309F8" w:rsidRPr="00E74378">
        <w:rPr>
          <w:color w:val="000000" w:themeColor="text1"/>
        </w:rPr>
        <w:t xml:space="preserve"> A.</w:t>
      </w:r>
      <w:r w:rsidRPr="00E74378">
        <w:rPr>
          <w:color w:val="000000" w:themeColor="text1"/>
        </w:rPr>
        <w:t xml:space="preserve"> </w:t>
      </w:r>
      <w:proofErr w:type="spellStart"/>
      <w:r w:rsidRPr="00E74378">
        <w:rPr>
          <w:color w:val="000000" w:themeColor="text1"/>
        </w:rPr>
        <w:t>Noormets</w:t>
      </w:r>
      <w:proofErr w:type="spellEnd"/>
      <w:r w:rsidRPr="00E74378">
        <w:rPr>
          <w:color w:val="000000" w:themeColor="text1"/>
        </w:rPr>
        <w:t xml:space="preserve">, </w:t>
      </w:r>
      <w:r w:rsidR="006309F8" w:rsidRPr="00E74378">
        <w:rPr>
          <w:color w:val="000000" w:themeColor="text1"/>
        </w:rPr>
        <w:t xml:space="preserve">L. </w:t>
      </w:r>
      <w:r w:rsidRPr="00E74378">
        <w:rPr>
          <w:color w:val="000000" w:themeColor="text1"/>
        </w:rPr>
        <w:t xml:space="preserve">Samuelson, </w:t>
      </w:r>
      <w:r w:rsidR="006309F8" w:rsidRPr="00E74378">
        <w:rPr>
          <w:color w:val="000000" w:themeColor="text1"/>
        </w:rPr>
        <w:t xml:space="preserve">J. </w:t>
      </w:r>
      <w:r w:rsidRPr="00E74378">
        <w:rPr>
          <w:color w:val="000000" w:themeColor="text1"/>
        </w:rPr>
        <w:t>Seiler,</w:t>
      </w:r>
      <w:r w:rsidR="006309F8" w:rsidRPr="00E74378">
        <w:rPr>
          <w:color w:val="000000" w:themeColor="text1"/>
        </w:rPr>
        <w:t xml:space="preserve"> B. </w:t>
      </w:r>
      <w:r w:rsidRPr="00E74378">
        <w:rPr>
          <w:color w:val="000000" w:themeColor="text1"/>
        </w:rPr>
        <w:t xml:space="preserve"> </w:t>
      </w:r>
      <w:proofErr w:type="spellStart"/>
      <w:r w:rsidRPr="00E74378">
        <w:rPr>
          <w:color w:val="000000" w:themeColor="text1"/>
        </w:rPr>
        <w:t>Strahm</w:t>
      </w:r>
      <w:proofErr w:type="spellEnd"/>
      <w:r w:rsidRPr="00E74378">
        <w:rPr>
          <w:color w:val="000000" w:themeColor="text1"/>
        </w:rPr>
        <w:t xml:space="preserve">, </w:t>
      </w:r>
      <w:r w:rsidR="006309F8" w:rsidRPr="00E74378">
        <w:rPr>
          <w:color w:val="000000" w:themeColor="text1"/>
        </w:rPr>
        <w:t xml:space="preserve">R. </w:t>
      </w:r>
      <w:proofErr w:type="spellStart"/>
      <w:r w:rsidRPr="00E74378">
        <w:rPr>
          <w:color w:val="000000" w:themeColor="text1"/>
        </w:rPr>
        <w:t>Teskey</w:t>
      </w:r>
      <w:proofErr w:type="spellEnd"/>
      <w:r w:rsidRPr="00E74378">
        <w:rPr>
          <w:color w:val="000000" w:themeColor="text1"/>
        </w:rPr>
        <w:t xml:space="preserve">, </w:t>
      </w:r>
      <w:r w:rsidR="006309F8" w:rsidRPr="00E74378">
        <w:rPr>
          <w:color w:val="000000" w:themeColor="text1"/>
        </w:rPr>
        <w:t xml:space="preserve">J. </w:t>
      </w:r>
      <w:r w:rsidRPr="00E74378">
        <w:rPr>
          <w:color w:val="000000" w:themeColor="text1"/>
        </w:rPr>
        <w:t xml:space="preserve">Vogel, </w:t>
      </w:r>
      <w:r w:rsidR="006309F8" w:rsidRPr="00E74378">
        <w:rPr>
          <w:color w:val="000000" w:themeColor="text1"/>
        </w:rPr>
        <w:t xml:space="preserve">E. </w:t>
      </w:r>
      <w:r w:rsidRPr="00E74378">
        <w:rPr>
          <w:color w:val="000000" w:themeColor="text1"/>
        </w:rPr>
        <w:t xml:space="preserve">Ward, </w:t>
      </w:r>
      <w:r w:rsidR="006309F8" w:rsidRPr="00E74378">
        <w:rPr>
          <w:color w:val="000000" w:themeColor="text1"/>
        </w:rPr>
        <w:t xml:space="preserve">J. </w:t>
      </w:r>
      <w:r w:rsidRPr="00E74378">
        <w:rPr>
          <w:color w:val="000000" w:themeColor="text1"/>
        </w:rPr>
        <w:t xml:space="preserve">West, </w:t>
      </w:r>
      <w:r w:rsidR="006309F8" w:rsidRPr="00E74378">
        <w:rPr>
          <w:color w:val="000000" w:themeColor="text1"/>
        </w:rPr>
        <w:t>D.</w:t>
      </w:r>
      <w:r w:rsidR="00E57924">
        <w:rPr>
          <w:color w:val="000000" w:themeColor="text1"/>
        </w:rPr>
        <w:t xml:space="preserve"> </w:t>
      </w:r>
      <w:r w:rsidRPr="00E74378">
        <w:rPr>
          <w:color w:val="000000" w:themeColor="text1"/>
        </w:rPr>
        <w:t xml:space="preserve">Wilson, and </w:t>
      </w:r>
      <w:r w:rsidR="006309F8" w:rsidRPr="00E74378">
        <w:rPr>
          <w:color w:val="000000" w:themeColor="text1"/>
        </w:rPr>
        <w:t xml:space="preserve">T. A. </w:t>
      </w:r>
      <w:r w:rsidRPr="00E74378">
        <w:rPr>
          <w:color w:val="000000" w:themeColor="text1"/>
        </w:rPr>
        <w:t>Ma</w:t>
      </w:r>
      <w:r w:rsidR="006309F8" w:rsidRPr="00E74378">
        <w:rPr>
          <w:color w:val="000000" w:themeColor="text1"/>
        </w:rPr>
        <w:t>rtin</w:t>
      </w:r>
      <w:r w:rsidRPr="00E74378">
        <w:rPr>
          <w:color w:val="000000" w:themeColor="text1"/>
        </w:rPr>
        <w:t>. 2015. A range-wide experiment to investigate nutrient and soil moisture interactions in loblolly pine plantations. </w:t>
      </w:r>
      <w:r w:rsidRPr="00E74378">
        <w:rPr>
          <w:iCs/>
          <w:color w:val="000000" w:themeColor="text1"/>
        </w:rPr>
        <w:t>Forests</w:t>
      </w:r>
      <w:r w:rsidRPr="00E74378">
        <w:rPr>
          <w:color w:val="000000" w:themeColor="text1"/>
        </w:rPr>
        <w:t xml:space="preserve"> </w:t>
      </w:r>
      <w:r w:rsidRPr="00E74378">
        <w:rPr>
          <w:iCs/>
          <w:color w:val="000000" w:themeColor="text1"/>
        </w:rPr>
        <w:t>6</w:t>
      </w:r>
      <w:r w:rsidR="00692563">
        <w:rPr>
          <w:color w:val="000000" w:themeColor="text1"/>
        </w:rPr>
        <w:t xml:space="preserve">, </w:t>
      </w:r>
      <w:r w:rsidRPr="00E74378">
        <w:rPr>
          <w:color w:val="000000" w:themeColor="text1"/>
        </w:rPr>
        <w:t>2014-2028.</w:t>
      </w:r>
    </w:p>
    <w:p w14:paraId="76886A0B" w14:textId="5BD7497C" w:rsidR="00B12330" w:rsidRPr="00E57924" w:rsidRDefault="00CA59C2" w:rsidP="00E57924">
      <w:pPr>
        <w:spacing w:before="100" w:beforeAutospacing="1" w:after="100" w:afterAutospacing="1" w:line="480" w:lineRule="auto"/>
        <w:ind w:left="720" w:hanging="720"/>
      </w:pPr>
      <w:r w:rsidRPr="00E74378">
        <w:t xml:space="preserve">Wilson, C. W., </w:t>
      </w:r>
      <w:r w:rsidR="006309F8" w:rsidRPr="00E74378">
        <w:t xml:space="preserve">R. E. </w:t>
      </w:r>
      <w:r w:rsidRPr="00E74378">
        <w:t xml:space="preserve">Masters, and </w:t>
      </w:r>
      <w:r w:rsidR="006309F8" w:rsidRPr="00E74378">
        <w:t xml:space="preserve">G. A. </w:t>
      </w:r>
      <w:proofErr w:type="spellStart"/>
      <w:r w:rsidRPr="00E74378">
        <w:t>Bukenhofer</w:t>
      </w:r>
      <w:proofErr w:type="spellEnd"/>
      <w:r w:rsidRPr="00E74378">
        <w:t>. 1995. Breeding bird response to pine-grassland community restoration for red-cockaded woodpeckers. </w:t>
      </w:r>
      <w:r w:rsidRPr="00E74378">
        <w:rPr>
          <w:iCs/>
        </w:rPr>
        <w:t>The Journal of Wildlife Management</w:t>
      </w:r>
      <w:r w:rsidRPr="00E74378">
        <w:t xml:space="preserve"> 59</w:t>
      </w:r>
      <w:r w:rsidR="00692563">
        <w:t xml:space="preserve">, </w:t>
      </w:r>
      <w:r w:rsidRPr="00E74378">
        <w:t>56-67.</w:t>
      </w:r>
    </w:p>
    <w:p w14:paraId="2B9DA5B1" w14:textId="77777777" w:rsidR="000E613A" w:rsidRDefault="000E613A" w:rsidP="00613791">
      <w:pPr>
        <w:jc w:val="center"/>
        <w:rPr>
          <w:ins w:id="462" w:author="Author"/>
        </w:rPr>
      </w:pPr>
    </w:p>
    <w:p w14:paraId="2FC7019E" w14:textId="77777777" w:rsidR="00371B76" w:rsidRDefault="00371B76" w:rsidP="00613791">
      <w:pPr>
        <w:jc w:val="center"/>
        <w:rPr>
          <w:ins w:id="463" w:author="Author"/>
        </w:rPr>
        <w:sectPr w:rsidR="00371B76" w:rsidSect="00454169">
          <w:footerReference w:type="even" r:id="rId11"/>
          <w:footerReference w:type="default" r:id="rId12"/>
          <w:pgSz w:w="12240" w:h="15840"/>
          <w:pgMar w:top="1440" w:right="1440" w:bottom="1440" w:left="2160" w:header="720" w:footer="720" w:gutter="0"/>
          <w:lnNumType w:countBy="1" w:restart="continuous"/>
          <w:cols w:space="720"/>
          <w:docGrid w:linePitch="360"/>
        </w:sectPr>
      </w:pPr>
    </w:p>
    <w:p w14:paraId="591B43AB" w14:textId="24501875" w:rsidR="00371B76" w:rsidRDefault="00371B76" w:rsidP="00613791">
      <w:pPr>
        <w:jc w:val="center"/>
        <w:sectPr w:rsidR="00371B76" w:rsidSect="00454169">
          <w:pgSz w:w="12240" w:h="15840"/>
          <w:pgMar w:top="1440" w:right="1440" w:bottom="1440" w:left="2160" w:header="720" w:footer="720" w:gutter="0"/>
          <w:lnNumType w:countBy="1" w:restart="continuous"/>
          <w:cols w:space="720"/>
          <w:docGrid w:linePitch="360"/>
        </w:sectPr>
      </w:pPr>
    </w:p>
    <w:p w14:paraId="591FD029" w14:textId="2BED2631" w:rsidR="00613791" w:rsidRDefault="00613791" w:rsidP="00613791">
      <w:pPr>
        <w:jc w:val="center"/>
      </w:pPr>
    </w:p>
    <w:p w14:paraId="55C96C86" w14:textId="537D8A98" w:rsidR="00371B76" w:rsidRPr="001A6D4C" w:rsidRDefault="00371B76" w:rsidP="00371B76">
      <w:pPr>
        <w:pStyle w:val="NormalWeb"/>
        <w:spacing w:before="0" w:beforeAutospacing="0" w:after="0" w:afterAutospacing="0"/>
        <w:rPr>
          <w:ins w:id="464" w:author="Author"/>
        </w:rPr>
      </w:pPr>
      <w:ins w:id="465" w:author="Author">
        <w:r w:rsidRPr="007C59B6">
          <w:rPr>
            <w:b/>
          </w:rPr>
          <w:t xml:space="preserve">Table 1 </w:t>
        </w:r>
        <w:r w:rsidRPr="001C5425">
          <w:t xml:space="preserve">Description of treatments, and stand </w:t>
        </w:r>
        <w:r>
          <w:t>structure</w:t>
        </w:r>
        <w:r w:rsidRPr="001C5425">
          <w:t xml:space="preserve"> </w:t>
        </w:r>
        <w:r>
          <w:t xml:space="preserve">in </w:t>
        </w:r>
        <w:r w:rsidRPr="001C5425">
          <w:t>201</w:t>
        </w:r>
        <w:r>
          <w:t>7</w:t>
        </w:r>
        <w:r w:rsidRPr="001C5425">
          <w:t xml:space="preserve"> at the </w:t>
        </w:r>
        <w:r>
          <w:t>FHRA</w:t>
        </w:r>
        <w:r w:rsidRPr="001C5425">
          <w:t>.</w:t>
        </w:r>
        <w:r>
          <w:t xml:space="preserve"> Basal area and canopy closure are presented as means ± SE</w:t>
        </w:r>
        <w:del w:id="466" w:author="Author">
          <w:r w:rsidDel="00743225">
            <w:delText>.</w:delText>
          </w:r>
        </w:del>
        <w:r>
          <w:t xml:space="preserve"> based on management unit averages. For comparative purposes post-treatment stand structure in 1985 is also presented. Treatment acronym letters are defined as follows: H=commercial harvest of pine trees, T=thinning via single stem injection of hardwoods, NT= no thinning, and 1-4</w:t>
        </w:r>
        <w:del w:id="467" w:author="Author">
          <w:r w:rsidDel="00743225">
            <w:delText xml:space="preserve"> </w:delText>
          </w:r>
        </w:del>
        <w:r>
          <w:t>=</w:t>
        </w:r>
        <w:del w:id="468" w:author="Author">
          <w:r w:rsidDel="00743225">
            <w:delText xml:space="preserve"> </w:delText>
          </w:r>
        </w:del>
        <w:r>
          <w:t>prescribed fire intervals. RRB=rough reduction burn, as commonly practiced by federal land management agencies. Forest structure is defined after Dey et al. (2017).</w:t>
        </w:r>
      </w:ins>
    </w:p>
    <w:p w14:paraId="2B553682" w14:textId="77777777" w:rsidR="00371B76" w:rsidRDefault="00371B76" w:rsidP="00371B76">
      <w:pPr>
        <w:rPr>
          <w:ins w:id="469" w:author="Author"/>
        </w:rPr>
      </w:pPr>
    </w:p>
    <w:tbl>
      <w:tblPr>
        <w:tblW w:w="12700" w:type="dxa"/>
        <w:tblLook w:val="04A0" w:firstRow="1" w:lastRow="0" w:firstColumn="1" w:lastColumn="0" w:noHBand="0" w:noVBand="1"/>
        <w:tblPrChange w:id="470" w:author="Author">
          <w:tblPr>
            <w:tblW w:w="12700" w:type="dxa"/>
            <w:tblLook w:val="04A0" w:firstRow="1" w:lastRow="0" w:firstColumn="1" w:lastColumn="0" w:noHBand="0" w:noVBand="1"/>
          </w:tblPr>
        </w:tblPrChange>
      </w:tblPr>
      <w:tblGrid>
        <w:gridCol w:w="1203"/>
        <w:gridCol w:w="1137"/>
        <w:gridCol w:w="1270"/>
        <w:gridCol w:w="1430"/>
        <w:gridCol w:w="1530"/>
        <w:gridCol w:w="1710"/>
        <w:gridCol w:w="2100"/>
        <w:gridCol w:w="2320"/>
        <w:tblGridChange w:id="471">
          <w:tblGrid>
            <w:gridCol w:w="1203"/>
            <w:gridCol w:w="1137"/>
            <w:gridCol w:w="1270"/>
            <w:gridCol w:w="1430"/>
            <w:gridCol w:w="1530"/>
            <w:gridCol w:w="1710"/>
            <w:gridCol w:w="2100"/>
            <w:gridCol w:w="2320"/>
          </w:tblGrid>
        </w:tblGridChange>
      </w:tblGrid>
      <w:tr w:rsidR="00371B76" w:rsidRPr="005F266E" w14:paraId="6944DEBE" w14:textId="77777777" w:rsidTr="00F81EDC">
        <w:trPr>
          <w:trHeight w:val="20"/>
          <w:ins w:id="472" w:author="Author"/>
          <w:trPrChange w:id="473" w:author="Author">
            <w:trPr>
              <w:trHeight w:val="870"/>
            </w:trPr>
          </w:trPrChange>
        </w:trPr>
        <w:tc>
          <w:tcPr>
            <w:tcW w:w="1203" w:type="dxa"/>
            <w:vMerge w:val="restart"/>
            <w:tcBorders>
              <w:top w:val="single" w:sz="4" w:space="0" w:color="auto"/>
              <w:left w:val="nil"/>
              <w:bottom w:val="single" w:sz="4" w:space="0" w:color="000000"/>
              <w:right w:val="nil"/>
            </w:tcBorders>
            <w:shd w:val="clear" w:color="auto" w:fill="auto"/>
            <w:vAlign w:val="center"/>
            <w:hideMark/>
            <w:tcPrChange w:id="474" w:author="Author">
              <w:tcPr>
                <w:tcW w:w="1203" w:type="dxa"/>
                <w:vMerge w:val="restart"/>
                <w:tcBorders>
                  <w:top w:val="single" w:sz="4" w:space="0" w:color="auto"/>
                  <w:left w:val="nil"/>
                  <w:bottom w:val="single" w:sz="4" w:space="0" w:color="000000"/>
                  <w:right w:val="nil"/>
                </w:tcBorders>
                <w:shd w:val="clear" w:color="auto" w:fill="auto"/>
                <w:vAlign w:val="center"/>
                <w:hideMark/>
              </w:tcPr>
            </w:tcPrChange>
          </w:tcPr>
          <w:p w14:paraId="7F18ED4B" w14:textId="77777777" w:rsidR="00371B76" w:rsidRPr="005F266E" w:rsidRDefault="00371B76" w:rsidP="00A354B1">
            <w:pPr>
              <w:jc w:val="center"/>
              <w:rPr>
                <w:ins w:id="475" w:author="Author"/>
                <w:color w:val="000000"/>
              </w:rPr>
            </w:pPr>
            <w:ins w:id="476" w:author="Author">
              <w:r w:rsidRPr="005F266E">
                <w:rPr>
                  <w:color w:val="000000"/>
                </w:rPr>
                <w:t>Treatment</w:t>
              </w:r>
            </w:ins>
          </w:p>
        </w:tc>
        <w:tc>
          <w:tcPr>
            <w:tcW w:w="1137" w:type="dxa"/>
            <w:vMerge w:val="restart"/>
            <w:tcBorders>
              <w:top w:val="single" w:sz="4" w:space="0" w:color="auto"/>
              <w:left w:val="nil"/>
              <w:bottom w:val="single" w:sz="4" w:space="0" w:color="000000"/>
              <w:right w:val="nil"/>
            </w:tcBorders>
            <w:shd w:val="clear" w:color="auto" w:fill="auto"/>
            <w:vAlign w:val="center"/>
            <w:hideMark/>
            <w:tcPrChange w:id="477" w:author="Author">
              <w:tcPr>
                <w:tcW w:w="1137" w:type="dxa"/>
                <w:vMerge w:val="restart"/>
                <w:tcBorders>
                  <w:top w:val="single" w:sz="4" w:space="0" w:color="auto"/>
                  <w:left w:val="nil"/>
                  <w:bottom w:val="single" w:sz="4" w:space="0" w:color="000000"/>
                  <w:right w:val="nil"/>
                </w:tcBorders>
                <w:shd w:val="clear" w:color="auto" w:fill="auto"/>
                <w:vAlign w:val="center"/>
                <w:hideMark/>
              </w:tcPr>
            </w:tcPrChange>
          </w:tcPr>
          <w:p w14:paraId="7A544ECD" w14:textId="77777777" w:rsidR="00371B76" w:rsidRPr="005F266E" w:rsidRDefault="00371B76" w:rsidP="00A354B1">
            <w:pPr>
              <w:jc w:val="center"/>
              <w:rPr>
                <w:ins w:id="478" w:author="Author"/>
                <w:color w:val="000000"/>
              </w:rPr>
            </w:pPr>
            <w:ins w:id="479" w:author="Author">
              <w:r w:rsidRPr="005F266E">
                <w:rPr>
                  <w:color w:val="000000"/>
                </w:rPr>
                <w:t>Harvest pine</w:t>
              </w:r>
            </w:ins>
          </w:p>
        </w:tc>
        <w:tc>
          <w:tcPr>
            <w:tcW w:w="1270" w:type="dxa"/>
            <w:vMerge w:val="restart"/>
            <w:tcBorders>
              <w:top w:val="single" w:sz="4" w:space="0" w:color="auto"/>
              <w:left w:val="nil"/>
              <w:bottom w:val="single" w:sz="4" w:space="0" w:color="000000"/>
              <w:right w:val="nil"/>
            </w:tcBorders>
            <w:shd w:val="clear" w:color="auto" w:fill="auto"/>
            <w:vAlign w:val="center"/>
            <w:hideMark/>
            <w:tcPrChange w:id="480" w:author="Author">
              <w:tcPr>
                <w:tcW w:w="1270" w:type="dxa"/>
                <w:vMerge w:val="restart"/>
                <w:tcBorders>
                  <w:top w:val="single" w:sz="4" w:space="0" w:color="auto"/>
                  <w:left w:val="nil"/>
                  <w:bottom w:val="single" w:sz="4" w:space="0" w:color="000000"/>
                  <w:right w:val="nil"/>
                </w:tcBorders>
                <w:shd w:val="clear" w:color="auto" w:fill="auto"/>
                <w:vAlign w:val="center"/>
                <w:hideMark/>
              </w:tcPr>
            </w:tcPrChange>
          </w:tcPr>
          <w:p w14:paraId="0F6018B8" w14:textId="77777777" w:rsidR="00371B76" w:rsidRPr="005F266E" w:rsidRDefault="00371B76" w:rsidP="00A354B1">
            <w:pPr>
              <w:jc w:val="center"/>
              <w:rPr>
                <w:ins w:id="481" w:author="Author"/>
                <w:color w:val="000000"/>
              </w:rPr>
            </w:pPr>
            <w:ins w:id="482" w:author="Author">
              <w:r w:rsidRPr="005F266E">
                <w:rPr>
                  <w:color w:val="000000"/>
                </w:rPr>
                <w:t>Thin hardwoods</w:t>
              </w:r>
            </w:ins>
          </w:p>
        </w:tc>
        <w:tc>
          <w:tcPr>
            <w:tcW w:w="1430" w:type="dxa"/>
            <w:vMerge w:val="restart"/>
            <w:tcBorders>
              <w:top w:val="single" w:sz="4" w:space="0" w:color="auto"/>
              <w:left w:val="nil"/>
              <w:bottom w:val="single" w:sz="4" w:space="0" w:color="000000"/>
              <w:right w:val="nil"/>
            </w:tcBorders>
            <w:shd w:val="clear" w:color="auto" w:fill="auto"/>
            <w:vAlign w:val="center"/>
            <w:hideMark/>
            <w:tcPrChange w:id="483" w:author="Author">
              <w:tcPr>
                <w:tcW w:w="1430" w:type="dxa"/>
                <w:vMerge w:val="restart"/>
                <w:tcBorders>
                  <w:top w:val="single" w:sz="4" w:space="0" w:color="auto"/>
                  <w:left w:val="nil"/>
                  <w:bottom w:val="single" w:sz="4" w:space="0" w:color="000000"/>
                  <w:right w:val="nil"/>
                </w:tcBorders>
                <w:shd w:val="clear" w:color="auto" w:fill="auto"/>
                <w:vAlign w:val="center"/>
                <w:hideMark/>
              </w:tcPr>
            </w:tcPrChange>
          </w:tcPr>
          <w:p w14:paraId="74A10343" w14:textId="77777777" w:rsidR="00371B76" w:rsidRPr="005F266E" w:rsidRDefault="00371B76" w:rsidP="00A354B1">
            <w:pPr>
              <w:jc w:val="center"/>
              <w:rPr>
                <w:ins w:id="484" w:author="Author"/>
                <w:color w:val="000000"/>
              </w:rPr>
            </w:pPr>
            <w:ins w:id="485" w:author="Author">
              <w:r w:rsidRPr="005F266E">
                <w:rPr>
                  <w:color w:val="000000"/>
                </w:rPr>
                <w:t>Fire return interval (years)</w:t>
              </w:r>
            </w:ins>
          </w:p>
        </w:tc>
        <w:tc>
          <w:tcPr>
            <w:tcW w:w="1530" w:type="dxa"/>
            <w:tcBorders>
              <w:top w:val="single" w:sz="4" w:space="0" w:color="auto"/>
              <w:left w:val="nil"/>
              <w:bottom w:val="nil"/>
              <w:right w:val="nil"/>
            </w:tcBorders>
            <w:shd w:val="clear" w:color="auto" w:fill="auto"/>
            <w:vAlign w:val="center"/>
            <w:hideMark/>
            <w:tcPrChange w:id="486" w:author="Author">
              <w:tcPr>
                <w:tcW w:w="1530" w:type="dxa"/>
                <w:tcBorders>
                  <w:top w:val="single" w:sz="4" w:space="0" w:color="auto"/>
                  <w:left w:val="nil"/>
                  <w:bottom w:val="nil"/>
                  <w:right w:val="nil"/>
                </w:tcBorders>
                <w:shd w:val="clear" w:color="auto" w:fill="auto"/>
                <w:vAlign w:val="center"/>
                <w:hideMark/>
              </w:tcPr>
            </w:tcPrChange>
          </w:tcPr>
          <w:p w14:paraId="600718EC" w14:textId="77777777" w:rsidR="00371B76" w:rsidRPr="005F266E" w:rsidRDefault="00371B76" w:rsidP="00A354B1">
            <w:pPr>
              <w:jc w:val="center"/>
              <w:rPr>
                <w:ins w:id="487" w:author="Author"/>
                <w:color w:val="000000"/>
              </w:rPr>
            </w:pPr>
            <w:ins w:id="488" w:author="Author">
              <w:r w:rsidRPr="005F266E">
                <w:rPr>
                  <w:color w:val="000000"/>
                </w:rPr>
                <w:t>Basal Area</w:t>
              </w:r>
            </w:ins>
          </w:p>
        </w:tc>
        <w:tc>
          <w:tcPr>
            <w:tcW w:w="1710" w:type="dxa"/>
            <w:vMerge w:val="restart"/>
            <w:tcBorders>
              <w:top w:val="single" w:sz="4" w:space="0" w:color="auto"/>
              <w:left w:val="nil"/>
              <w:bottom w:val="single" w:sz="4" w:space="0" w:color="000000"/>
              <w:right w:val="nil"/>
            </w:tcBorders>
            <w:shd w:val="clear" w:color="auto" w:fill="auto"/>
            <w:vAlign w:val="center"/>
            <w:hideMark/>
            <w:tcPrChange w:id="489" w:author="Author">
              <w:tcPr>
                <w:tcW w:w="1710" w:type="dxa"/>
                <w:vMerge w:val="restart"/>
                <w:tcBorders>
                  <w:top w:val="single" w:sz="4" w:space="0" w:color="auto"/>
                  <w:left w:val="nil"/>
                  <w:bottom w:val="single" w:sz="4" w:space="0" w:color="000000"/>
                  <w:right w:val="nil"/>
                </w:tcBorders>
                <w:shd w:val="clear" w:color="auto" w:fill="auto"/>
                <w:vAlign w:val="center"/>
                <w:hideMark/>
              </w:tcPr>
            </w:tcPrChange>
          </w:tcPr>
          <w:p w14:paraId="0B54120B" w14:textId="77777777" w:rsidR="00371B76" w:rsidRPr="005F266E" w:rsidRDefault="00371B76" w:rsidP="00A354B1">
            <w:pPr>
              <w:jc w:val="center"/>
              <w:rPr>
                <w:ins w:id="490" w:author="Author"/>
                <w:color w:val="000000"/>
              </w:rPr>
            </w:pPr>
            <w:ins w:id="491" w:author="Author">
              <w:r w:rsidRPr="005F266E">
                <w:rPr>
                  <w:color w:val="000000"/>
                </w:rPr>
                <w:t>Canopy closure (%)</w:t>
              </w:r>
            </w:ins>
          </w:p>
        </w:tc>
        <w:tc>
          <w:tcPr>
            <w:tcW w:w="2100" w:type="dxa"/>
            <w:vMerge w:val="restart"/>
            <w:tcBorders>
              <w:top w:val="single" w:sz="4" w:space="0" w:color="auto"/>
              <w:left w:val="nil"/>
              <w:bottom w:val="single" w:sz="4" w:space="0" w:color="000000"/>
              <w:right w:val="nil"/>
            </w:tcBorders>
            <w:shd w:val="clear" w:color="auto" w:fill="auto"/>
            <w:vAlign w:val="center"/>
            <w:hideMark/>
            <w:tcPrChange w:id="492" w:author="Author">
              <w:tcPr>
                <w:tcW w:w="2100" w:type="dxa"/>
                <w:vMerge w:val="restart"/>
                <w:tcBorders>
                  <w:top w:val="single" w:sz="4" w:space="0" w:color="auto"/>
                  <w:left w:val="nil"/>
                  <w:bottom w:val="single" w:sz="4" w:space="0" w:color="000000"/>
                  <w:right w:val="nil"/>
                </w:tcBorders>
                <w:shd w:val="clear" w:color="auto" w:fill="auto"/>
                <w:vAlign w:val="center"/>
                <w:hideMark/>
              </w:tcPr>
            </w:tcPrChange>
          </w:tcPr>
          <w:p w14:paraId="3344F096" w14:textId="77777777" w:rsidR="00371B76" w:rsidRPr="005F266E" w:rsidRDefault="00371B76" w:rsidP="00A354B1">
            <w:pPr>
              <w:jc w:val="center"/>
              <w:rPr>
                <w:ins w:id="493" w:author="Author"/>
                <w:color w:val="000000"/>
              </w:rPr>
            </w:pPr>
            <w:ins w:id="494" w:author="Author">
              <w:r w:rsidRPr="005F266E">
                <w:rPr>
                  <w:color w:val="000000"/>
                </w:rPr>
                <w:t>Post-treatment stand structure 1985</w:t>
              </w:r>
            </w:ins>
          </w:p>
        </w:tc>
        <w:tc>
          <w:tcPr>
            <w:tcW w:w="2320" w:type="dxa"/>
            <w:vMerge w:val="restart"/>
            <w:tcBorders>
              <w:top w:val="single" w:sz="4" w:space="0" w:color="auto"/>
              <w:left w:val="nil"/>
              <w:bottom w:val="single" w:sz="4" w:space="0" w:color="000000"/>
              <w:right w:val="nil"/>
            </w:tcBorders>
            <w:shd w:val="clear" w:color="auto" w:fill="auto"/>
            <w:vAlign w:val="center"/>
            <w:hideMark/>
            <w:tcPrChange w:id="495" w:author="Author">
              <w:tcPr>
                <w:tcW w:w="2320" w:type="dxa"/>
                <w:vMerge w:val="restart"/>
                <w:tcBorders>
                  <w:top w:val="single" w:sz="4" w:space="0" w:color="auto"/>
                  <w:left w:val="nil"/>
                  <w:bottom w:val="single" w:sz="4" w:space="0" w:color="000000"/>
                  <w:right w:val="nil"/>
                </w:tcBorders>
                <w:shd w:val="clear" w:color="auto" w:fill="auto"/>
                <w:vAlign w:val="center"/>
                <w:hideMark/>
              </w:tcPr>
            </w:tcPrChange>
          </w:tcPr>
          <w:p w14:paraId="76CE73FE" w14:textId="77777777" w:rsidR="00371B76" w:rsidRPr="005F266E" w:rsidRDefault="00371B76" w:rsidP="00A354B1">
            <w:pPr>
              <w:jc w:val="center"/>
              <w:rPr>
                <w:ins w:id="496" w:author="Author"/>
                <w:color w:val="000000"/>
              </w:rPr>
            </w:pPr>
            <w:ins w:id="497" w:author="Author">
              <w:r w:rsidRPr="005F266E">
                <w:rPr>
                  <w:color w:val="000000"/>
                </w:rPr>
                <w:t>Structure 2017</w:t>
              </w:r>
            </w:ins>
          </w:p>
        </w:tc>
      </w:tr>
      <w:tr w:rsidR="00371B76" w:rsidRPr="005F266E" w14:paraId="12B2755D" w14:textId="77777777" w:rsidTr="00F81EDC">
        <w:trPr>
          <w:trHeight w:val="20"/>
          <w:ins w:id="498" w:author="Author"/>
          <w:trPrChange w:id="499" w:author="Author">
            <w:trPr>
              <w:trHeight w:val="375"/>
            </w:trPr>
          </w:trPrChange>
        </w:trPr>
        <w:tc>
          <w:tcPr>
            <w:tcW w:w="1203" w:type="dxa"/>
            <w:vMerge/>
            <w:tcBorders>
              <w:top w:val="single" w:sz="4" w:space="0" w:color="auto"/>
              <w:left w:val="nil"/>
              <w:bottom w:val="single" w:sz="4" w:space="0" w:color="000000"/>
              <w:right w:val="nil"/>
            </w:tcBorders>
            <w:vAlign w:val="center"/>
            <w:hideMark/>
            <w:tcPrChange w:id="500" w:author="Author">
              <w:tcPr>
                <w:tcW w:w="1203" w:type="dxa"/>
                <w:vMerge/>
                <w:tcBorders>
                  <w:top w:val="single" w:sz="4" w:space="0" w:color="auto"/>
                  <w:left w:val="nil"/>
                  <w:bottom w:val="single" w:sz="4" w:space="0" w:color="000000"/>
                  <w:right w:val="nil"/>
                </w:tcBorders>
                <w:vAlign w:val="center"/>
                <w:hideMark/>
              </w:tcPr>
            </w:tcPrChange>
          </w:tcPr>
          <w:p w14:paraId="12220873" w14:textId="77777777" w:rsidR="00371B76" w:rsidRPr="005F266E" w:rsidRDefault="00371B76" w:rsidP="00A354B1">
            <w:pPr>
              <w:rPr>
                <w:ins w:id="501" w:author="Author"/>
                <w:color w:val="000000"/>
              </w:rPr>
            </w:pPr>
          </w:p>
        </w:tc>
        <w:tc>
          <w:tcPr>
            <w:tcW w:w="1137" w:type="dxa"/>
            <w:vMerge/>
            <w:tcBorders>
              <w:top w:val="single" w:sz="4" w:space="0" w:color="auto"/>
              <w:left w:val="nil"/>
              <w:bottom w:val="single" w:sz="4" w:space="0" w:color="000000"/>
              <w:right w:val="nil"/>
            </w:tcBorders>
            <w:vAlign w:val="center"/>
            <w:hideMark/>
            <w:tcPrChange w:id="502" w:author="Author">
              <w:tcPr>
                <w:tcW w:w="1137" w:type="dxa"/>
                <w:vMerge/>
                <w:tcBorders>
                  <w:top w:val="single" w:sz="4" w:space="0" w:color="auto"/>
                  <w:left w:val="nil"/>
                  <w:bottom w:val="single" w:sz="4" w:space="0" w:color="000000"/>
                  <w:right w:val="nil"/>
                </w:tcBorders>
                <w:vAlign w:val="center"/>
                <w:hideMark/>
              </w:tcPr>
            </w:tcPrChange>
          </w:tcPr>
          <w:p w14:paraId="3EAAED0F" w14:textId="77777777" w:rsidR="00371B76" w:rsidRPr="005F266E" w:rsidRDefault="00371B76" w:rsidP="00A354B1">
            <w:pPr>
              <w:rPr>
                <w:ins w:id="503" w:author="Author"/>
                <w:color w:val="000000"/>
              </w:rPr>
            </w:pPr>
          </w:p>
        </w:tc>
        <w:tc>
          <w:tcPr>
            <w:tcW w:w="1270" w:type="dxa"/>
            <w:vMerge/>
            <w:tcBorders>
              <w:top w:val="single" w:sz="4" w:space="0" w:color="auto"/>
              <w:left w:val="nil"/>
              <w:bottom w:val="single" w:sz="4" w:space="0" w:color="000000"/>
              <w:right w:val="nil"/>
            </w:tcBorders>
            <w:vAlign w:val="center"/>
            <w:hideMark/>
            <w:tcPrChange w:id="504" w:author="Author">
              <w:tcPr>
                <w:tcW w:w="1270" w:type="dxa"/>
                <w:vMerge/>
                <w:tcBorders>
                  <w:top w:val="single" w:sz="4" w:space="0" w:color="auto"/>
                  <w:left w:val="nil"/>
                  <w:bottom w:val="single" w:sz="4" w:space="0" w:color="000000"/>
                  <w:right w:val="nil"/>
                </w:tcBorders>
                <w:vAlign w:val="center"/>
                <w:hideMark/>
              </w:tcPr>
            </w:tcPrChange>
          </w:tcPr>
          <w:p w14:paraId="3E5524A7" w14:textId="77777777" w:rsidR="00371B76" w:rsidRPr="005F266E" w:rsidRDefault="00371B76" w:rsidP="00A354B1">
            <w:pPr>
              <w:rPr>
                <w:ins w:id="505" w:author="Author"/>
                <w:color w:val="000000"/>
              </w:rPr>
            </w:pPr>
          </w:p>
        </w:tc>
        <w:tc>
          <w:tcPr>
            <w:tcW w:w="1430" w:type="dxa"/>
            <w:vMerge/>
            <w:tcBorders>
              <w:top w:val="single" w:sz="4" w:space="0" w:color="auto"/>
              <w:left w:val="nil"/>
              <w:bottom w:val="single" w:sz="4" w:space="0" w:color="000000"/>
              <w:right w:val="nil"/>
            </w:tcBorders>
            <w:vAlign w:val="center"/>
            <w:hideMark/>
            <w:tcPrChange w:id="506" w:author="Author">
              <w:tcPr>
                <w:tcW w:w="1430" w:type="dxa"/>
                <w:vMerge/>
                <w:tcBorders>
                  <w:top w:val="single" w:sz="4" w:space="0" w:color="auto"/>
                  <w:left w:val="nil"/>
                  <w:bottom w:val="single" w:sz="4" w:space="0" w:color="000000"/>
                  <w:right w:val="nil"/>
                </w:tcBorders>
                <w:vAlign w:val="center"/>
                <w:hideMark/>
              </w:tcPr>
            </w:tcPrChange>
          </w:tcPr>
          <w:p w14:paraId="636BEA17" w14:textId="77777777" w:rsidR="00371B76" w:rsidRPr="005F266E" w:rsidRDefault="00371B76" w:rsidP="00A354B1">
            <w:pPr>
              <w:rPr>
                <w:ins w:id="507" w:author="Author"/>
                <w:color w:val="000000"/>
              </w:rPr>
            </w:pPr>
          </w:p>
        </w:tc>
        <w:tc>
          <w:tcPr>
            <w:tcW w:w="1530" w:type="dxa"/>
            <w:tcBorders>
              <w:top w:val="nil"/>
              <w:left w:val="nil"/>
              <w:bottom w:val="single" w:sz="4" w:space="0" w:color="auto"/>
              <w:right w:val="nil"/>
            </w:tcBorders>
            <w:shd w:val="clear" w:color="auto" w:fill="auto"/>
            <w:vAlign w:val="center"/>
            <w:hideMark/>
            <w:tcPrChange w:id="508" w:author="Author">
              <w:tcPr>
                <w:tcW w:w="1530" w:type="dxa"/>
                <w:tcBorders>
                  <w:top w:val="nil"/>
                  <w:left w:val="nil"/>
                  <w:bottom w:val="single" w:sz="4" w:space="0" w:color="auto"/>
                  <w:right w:val="nil"/>
                </w:tcBorders>
                <w:shd w:val="clear" w:color="auto" w:fill="auto"/>
                <w:vAlign w:val="center"/>
                <w:hideMark/>
              </w:tcPr>
            </w:tcPrChange>
          </w:tcPr>
          <w:p w14:paraId="3E0062E0" w14:textId="77777777" w:rsidR="00371B76" w:rsidRPr="005F266E" w:rsidRDefault="00371B76" w:rsidP="00A354B1">
            <w:pPr>
              <w:jc w:val="center"/>
              <w:rPr>
                <w:ins w:id="509" w:author="Author"/>
                <w:color w:val="000000"/>
              </w:rPr>
            </w:pPr>
            <w:ins w:id="510" w:author="Author">
              <w:r w:rsidRPr="005F266E">
                <w:rPr>
                  <w:color w:val="000000"/>
                </w:rPr>
                <w:t>(m</w:t>
              </w:r>
              <w:r w:rsidRPr="005F266E">
                <w:rPr>
                  <w:color w:val="000000"/>
                  <w:vertAlign w:val="superscript"/>
                </w:rPr>
                <w:t xml:space="preserve">2 </w:t>
              </w:r>
              <w:r w:rsidRPr="005F266E">
                <w:rPr>
                  <w:color w:val="000000"/>
                </w:rPr>
                <w:t>ha</w:t>
              </w:r>
              <w:r w:rsidRPr="005F266E">
                <w:rPr>
                  <w:color w:val="000000"/>
                  <w:vertAlign w:val="superscript"/>
                </w:rPr>
                <w:t>-1</w:t>
              </w:r>
              <w:r w:rsidRPr="005F266E">
                <w:rPr>
                  <w:color w:val="000000"/>
                </w:rPr>
                <w:t>)</w:t>
              </w:r>
            </w:ins>
          </w:p>
        </w:tc>
        <w:tc>
          <w:tcPr>
            <w:tcW w:w="1710" w:type="dxa"/>
            <w:vMerge/>
            <w:tcBorders>
              <w:top w:val="single" w:sz="4" w:space="0" w:color="auto"/>
              <w:left w:val="nil"/>
              <w:bottom w:val="single" w:sz="4" w:space="0" w:color="000000"/>
              <w:right w:val="nil"/>
            </w:tcBorders>
            <w:vAlign w:val="center"/>
            <w:hideMark/>
            <w:tcPrChange w:id="511" w:author="Author">
              <w:tcPr>
                <w:tcW w:w="1710" w:type="dxa"/>
                <w:vMerge/>
                <w:tcBorders>
                  <w:top w:val="single" w:sz="4" w:space="0" w:color="auto"/>
                  <w:left w:val="nil"/>
                  <w:bottom w:val="single" w:sz="4" w:space="0" w:color="000000"/>
                  <w:right w:val="nil"/>
                </w:tcBorders>
                <w:vAlign w:val="center"/>
                <w:hideMark/>
              </w:tcPr>
            </w:tcPrChange>
          </w:tcPr>
          <w:p w14:paraId="2FDE0225" w14:textId="77777777" w:rsidR="00371B76" w:rsidRPr="005F266E" w:rsidRDefault="00371B76" w:rsidP="00A354B1">
            <w:pPr>
              <w:rPr>
                <w:ins w:id="512" w:author="Author"/>
                <w:color w:val="000000"/>
              </w:rPr>
            </w:pPr>
          </w:p>
        </w:tc>
        <w:tc>
          <w:tcPr>
            <w:tcW w:w="2100" w:type="dxa"/>
            <w:vMerge/>
            <w:tcBorders>
              <w:top w:val="single" w:sz="4" w:space="0" w:color="auto"/>
              <w:left w:val="nil"/>
              <w:bottom w:val="single" w:sz="4" w:space="0" w:color="000000"/>
              <w:right w:val="nil"/>
            </w:tcBorders>
            <w:vAlign w:val="center"/>
            <w:hideMark/>
            <w:tcPrChange w:id="513" w:author="Author">
              <w:tcPr>
                <w:tcW w:w="2100" w:type="dxa"/>
                <w:vMerge/>
                <w:tcBorders>
                  <w:top w:val="single" w:sz="4" w:space="0" w:color="auto"/>
                  <w:left w:val="nil"/>
                  <w:bottom w:val="single" w:sz="4" w:space="0" w:color="000000"/>
                  <w:right w:val="nil"/>
                </w:tcBorders>
                <w:vAlign w:val="center"/>
                <w:hideMark/>
              </w:tcPr>
            </w:tcPrChange>
          </w:tcPr>
          <w:p w14:paraId="730505F4" w14:textId="77777777" w:rsidR="00371B76" w:rsidRPr="005F266E" w:rsidRDefault="00371B76" w:rsidP="00A354B1">
            <w:pPr>
              <w:rPr>
                <w:ins w:id="514" w:author="Author"/>
                <w:color w:val="000000"/>
              </w:rPr>
            </w:pPr>
          </w:p>
        </w:tc>
        <w:tc>
          <w:tcPr>
            <w:tcW w:w="2320" w:type="dxa"/>
            <w:vMerge/>
            <w:tcBorders>
              <w:top w:val="single" w:sz="4" w:space="0" w:color="auto"/>
              <w:left w:val="nil"/>
              <w:bottom w:val="single" w:sz="4" w:space="0" w:color="000000"/>
              <w:right w:val="nil"/>
            </w:tcBorders>
            <w:vAlign w:val="center"/>
            <w:hideMark/>
            <w:tcPrChange w:id="515" w:author="Author">
              <w:tcPr>
                <w:tcW w:w="2320" w:type="dxa"/>
                <w:vMerge/>
                <w:tcBorders>
                  <w:top w:val="single" w:sz="4" w:space="0" w:color="auto"/>
                  <w:left w:val="nil"/>
                  <w:bottom w:val="single" w:sz="4" w:space="0" w:color="000000"/>
                  <w:right w:val="nil"/>
                </w:tcBorders>
                <w:vAlign w:val="center"/>
                <w:hideMark/>
              </w:tcPr>
            </w:tcPrChange>
          </w:tcPr>
          <w:p w14:paraId="22C24A8B" w14:textId="77777777" w:rsidR="00371B76" w:rsidRPr="005F266E" w:rsidRDefault="00371B76" w:rsidP="00A354B1">
            <w:pPr>
              <w:rPr>
                <w:ins w:id="516" w:author="Author"/>
                <w:color w:val="000000"/>
              </w:rPr>
            </w:pPr>
          </w:p>
        </w:tc>
      </w:tr>
      <w:tr w:rsidR="00371B76" w:rsidRPr="005F266E" w14:paraId="7062BD69" w14:textId="77777777" w:rsidTr="00A354B1">
        <w:trPr>
          <w:trHeight w:val="315"/>
          <w:ins w:id="517" w:author="Author"/>
        </w:trPr>
        <w:tc>
          <w:tcPr>
            <w:tcW w:w="1203" w:type="dxa"/>
            <w:tcBorders>
              <w:top w:val="nil"/>
              <w:left w:val="nil"/>
              <w:bottom w:val="nil"/>
              <w:right w:val="nil"/>
            </w:tcBorders>
            <w:shd w:val="clear" w:color="auto" w:fill="auto"/>
            <w:vAlign w:val="center"/>
            <w:hideMark/>
          </w:tcPr>
          <w:p w14:paraId="634D3378" w14:textId="77777777" w:rsidR="00371B76" w:rsidRPr="005F266E" w:rsidRDefault="00371B76" w:rsidP="00A354B1">
            <w:pPr>
              <w:jc w:val="center"/>
              <w:rPr>
                <w:ins w:id="518" w:author="Author"/>
                <w:color w:val="000000"/>
              </w:rPr>
            </w:pPr>
            <w:ins w:id="519" w:author="Author">
              <w:r w:rsidRPr="005F266E">
                <w:rPr>
                  <w:color w:val="000000"/>
                </w:rPr>
                <w:t>CONT</w:t>
              </w:r>
            </w:ins>
          </w:p>
        </w:tc>
        <w:tc>
          <w:tcPr>
            <w:tcW w:w="1137" w:type="dxa"/>
            <w:tcBorders>
              <w:top w:val="nil"/>
              <w:left w:val="nil"/>
              <w:bottom w:val="nil"/>
              <w:right w:val="nil"/>
            </w:tcBorders>
            <w:shd w:val="clear" w:color="auto" w:fill="auto"/>
            <w:vAlign w:val="center"/>
            <w:hideMark/>
          </w:tcPr>
          <w:p w14:paraId="23BC75C3" w14:textId="77777777" w:rsidR="00371B76" w:rsidRPr="005F266E" w:rsidRDefault="00371B76" w:rsidP="00A354B1">
            <w:pPr>
              <w:jc w:val="center"/>
              <w:rPr>
                <w:ins w:id="520" w:author="Author"/>
                <w:color w:val="000000"/>
              </w:rPr>
            </w:pPr>
            <w:ins w:id="521" w:author="Author">
              <w:r w:rsidRPr="005F266E">
                <w:rPr>
                  <w:color w:val="000000"/>
                </w:rPr>
                <w:t>No</w:t>
              </w:r>
            </w:ins>
          </w:p>
        </w:tc>
        <w:tc>
          <w:tcPr>
            <w:tcW w:w="1270" w:type="dxa"/>
            <w:tcBorders>
              <w:top w:val="nil"/>
              <w:left w:val="nil"/>
              <w:bottom w:val="nil"/>
              <w:right w:val="nil"/>
            </w:tcBorders>
            <w:shd w:val="clear" w:color="auto" w:fill="auto"/>
            <w:vAlign w:val="center"/>
            <w:hideMark/>
          </w:tcPr>
          <w:p w14:paraId="0FFE744A" w14:textId="77777777" w:rsidR="00371B76" w:rsidRPr="005F266E" w:rsidRDefault="00371B76" w:rsidP="00A354B1">
            <w:pPr>
              <w:jc w:val="center"/>
              <w:rPr>
                <w:ins w:id="522" w:author="Author"/>
                <w:color w:val="000000"/>
              </w:rPr>
            </w:pPr>
            <w:ins w:id="523" w:author="Author">
              <w:r w:rsidRPr="005F266E">
                <w:rPr>
                  <w:color w:val="000000"/>
                </w:rPr>
                <w:t>No</w:t>
              </w:r>
            </w:ins>
          </w:p>
        </w:tc>
        <w:tc>
          <w:tcPr>
            <w:tcW w:w="1430" w:type="dxa"/>
            <w:tcBorders>
              <w:top w:val="nil"/>
              <w:left w:val="nil"/>
              <w:bottom w:val="nil"/>
              <w:right w:val="nil"/>
            </w:tcBorders>
            <w:shd w:val="clear" w:color="auto" w:fill="auto"/>
            <w:vAlign w:val="center"/>
            <w:hideMark/>
          </w:tcPr>
          <w:p w14:paraId="2FBFE212" w14:textId="77777777" w:rsidR="00371B76" w:rsidRPr="005F266E" w:rsidRDefault="00371B76" w:rsidP="00A354B1">
            <w:pPr>
              <w:jc w:val="center"/>
              <w:rPr>
                <w:ins w:id="524" w:author="Author"/>
                <w:color w:val="000000"/>
              </w:rPr>
            </w:pPr>
            <w:ins w:id="525" w:author="Author">
              <w:r w:rsidRPr="005F266E">
                <w:rPr>
                  <w:color w:val="000000"/>
                </w:rPr>
                <w:t>No fire</w:t>
              </w:r>
            </w:ins>
          </w:p>
        </w:tc>
        <w:tc>
          <w:tcPr>
            <w:tcW w:w="1530" w:type="dxa"/>
            <w:tcBorders>
              <w:top w:val="nil"/>
              <w:left w:val="nil"/>
              <w:bottom w:val="nil"/>
              <w:right w:val="nil"/>
            </w:tcBorders>
            <w:shd w:val="clear" w:color="auto" w:fill="auto"/>
            <w:vAlign w:val="center"/>
            <w:hideMark/>
          </w:tcPr>
          <w:p w14:paraId="6F50A64D" w14:textId="77777777" w:rsidR="00371B76" w:rsidRPr="005F266E" w:rsidRDefault="00371B76" w:rsidP="00A354B1">
            <w:pPr>
              <w:jc w:val="center"/>
              <w:rPr>
                <w:ins w:id="526" w:author="Author"/>
                <w:color w:val="000000"/>
              </w:rPr>
            </w:pPr>
            <w:ins w:id="527" w:author="Author">
              <w:r w:rsidRPr="005F266E">
                <w:rPr>
                  <w:color w:val="000000"/>
                </w:rPr>
                <w:t>28.5±1.7</w:t>
              </w:r>
            </w:ins>
          </w:p>
        </w:tc>
        <w:tc>
          <w:tcPr>
            <w:tcW w:w="1710" w:type="dxa"/>
            <w:tcBorders>
              <w:top w:val="nil"/>
              <w:left w:val="nil"/>
              <w:bottom w:val="nil"/>
              <w:right w:val="nil"/>
            </w:tcBorders>
            <w:shd w:val="clear" w:color="auto" w:fill="auto"/>
            <w:vAlign w:val="center"/>
            <w:hideMark/>
          </w:tcPr>
          <w:p w14:paraId="0408C90B" w14:textId="77777777" w:rsidR="00371B76" w:rsidRPr="005F266E" w:rsidRDefault="00371B76" w:rsidP="00A354B1">
            <w:pPr>
              <w:jc w:val="center"/>
              <w:rPr>
                <w:ins w:id="528" w:author="Author"/>
                <w:color w:val="000000"/>
              </w:rPr>
            </w:pPr>
            <w:ins w:id="529" w:author="Author">
              <w:r w:rsidRPr="005F266E">
                <w:rPr>
                  <w:color w:val="000000"/>
                </w:rPr>
                <w:t>87.2±2.4</w:t>
              </w:r>
            </w:ins>
          </w:p>
        </w:tc>
        <w:tc>
          <w:tcPr>
            <w:tcW w:w="2100" w:type="dxa"/>
            <w:tcBorders>
              <w:top w:val="nil"/>
              <w:left w:val="nil"/>
              <w:bottom w:val="nil"/>
              <w:right w:val="nil"/>
            </w:tcBorders>
            <w:shd w:val="clear" w:color="auto" w:fill="auto"/>
            <w:vAlign w:val="center"/>
            <w:hideMark/>
          </w:tcPr>
          <w:p w14:paraId="60156237" w14:textId="77777777" w:rsidR="00371B76" w:rsidRPr="005F266E" w:rsidRDefault="00371B76" w:rsidP="00A354B1">
            <w:pPr>
              <w:jc w:val="center"/>
              <w:rPr>
                <w:ins w:id="530" w:author="Author"/>
                <w:color w:val="000000"/>
              </w:rPr>
            </w:pPr>
            <w:ins w:id="531" w:author="Author">
              <w:r w:rsidRPr="005F266E">
                <w:rPr>
                  <w:color w:val="000000"/>
                </w:rPr>
                <w:t>Forest</w:t>
              </w:r>
            </w:ins>
          </w:p>
        </w:tc>
        <w:tc>
          <w:tcPr>
            <w:tcW w:w="2320" w:type="dxa"/>
            <w:tcBorders>
              <w:top w:val="nil"/>
              <w:left w:val="nil"/>
              <w:bottom w:val="nil"/>
              <w:right w:val="nil"/>
            </w:tcBorders>
            <w:shd w:val="clear" w:color="auto" w:fill="auto"/>
            <w:vAlign w:val="center"/>
            <w:hideMark/>
          </w:tcPr>
          <w:p w14:paraId="2F65D32A" w14:textId="77777777" w:rsidR="00371B76" w:rsidRPr="005F266E" w:rsidRDefault="00371B76" w:rsidP="00A354B1">
            <w:pPr>
              <w:jc w:val="center"/>
              <w:rPr>
                <w:ins w:id="532" w:author="Author"/>
                <w:color w:val="000000"/>
              </w:rPr>
            </w:pPr>
            <w:ins w:id="533" w:author="Author">
              <w:r w:rsidRPr="005F266E">
                <w:rPr>
                  <w:color w:val="000000"/>
                </w:rPr>
                <w:t>Forest</w:t>
              </w:r>
            </w:ins>
          </w:p>
        </w:tc>
      </w:tr>
      <w:tr w:rsidR="00371B76" w:rsidRPr="005F266E" w14:paraId="4234A18C" w14:textId="77777777" w:rsidTr="00A354B1">
        <w:trPr>
          <w:trHeight w:val="315"/>
          <w:ins w:id="534" w:author="Author"/>
        </w:trPr>
        <w:tc>
          <w:tcPr>
            <w:tcW w:w="1203" w:type="dxa"/>
            <w:tcBorders>
              <w:top w:val="nil"/>
              <w:left w:val="nil"/>
              <w:bottom w:val="nil"/>
              <w:right w:val="nil"/>
            </w:tcBorders>
            <w:shd w:val="clear" w:color="auto" w:fill="auto"/>
            <w:vAlign w:val="center"/>
            <w:hideMark/>
          </w:tcPr>
          <w:p w14:paraId="1709461B" w14:textId="77777777" w:rsidR="00371B76" w:rsidRPr="005F266E" w:rsidRDefault="00371B76" w:rsidP="00A354B1">
            <w:pPr>
              <w:jc w:val="center"/>
              <w:rPr>
                <w:ins w:id="535" w:author="Author"/>
                <w:color w:val="000000"/>
              </w:rPr>
            </w:pPr>
            <w:ins w:id="536" w:author="Author">
              <w:r w:rsidRPr="005F266E">
                <w:rPr>
                  <w:color w:val="000000"/>
                </w:rPr>
                <w:t>RRB</w:t>
              </w:r>
            </w:ins>
          </w:p>
        </w:tc>
        <w:tc>
          <w:tcPr>
            <w:tcW w:w="1137" w:type="dxa"/>
            <w:tcBorders>
              <w:top w:val="nil"/>
              <w:left w:val="nil"/>
              <w:bottom w:val="nil"/>
              <w:right w:val="nil"/>
            </w:tcBorders>
            <w:shd w:val="clear" w:color="auto" w:fill="auto"/>
            <w:vAlign w:val="center"/>
            <w:hideMark/>
          </w:tcPr>
          <w:p w14:paraId="59D32F15" w14:textId="77777777" w:rsidR="00371B76" w:rsidRPr="005F266E" w:rsidRDefault="00371B76" w:rsidP="00A354B1">
            <w:pPr>
              <w:jc w:val="center"/>
              <w:rPr>
                <w:ins w:id="537" w:author="Author"/>
                <w:color w:val="000000"/>
              </w:rPr>
            </w:pPr>
            <w:ins w:id="538" w:author="Author">
              <w:r w:rsidRPr="005F266E">
                <w:rPr>
                  <w:color w:val="000000"/>
                </w:rPr>
                <w:t>No</w:t>
              </w:r>
            </w:ins>
          </w:p>
        </w:tc>
        <w:tc>
          <w:tcPr>
            <w:tcW w:w="1270" w:type="dxa"/>
            <w:tcBorders>
              <w:top w:val="nil"/>
              <w:left w:val="nil"/>
              <w:bottom w:val="nil"/>
              <w:right w:val="nil"/>
            </w:tcBorders>
            <w:shd w:val="clear" w:color="auto" w:fill="auto"/>
            <w:vAlign w:val="center"/>
            <w:hideMark/>
          </w:tcPr>
          <w:p w14:paraId="15C21817" w14:textId="77777777" w:rsidR="00371B76" w:rsidRPr="005F266E" w:rsidRDefault="00371B76" w:rsidP="00A354B1">
            <w:pPr>
              <w:jc w:val="center"/>
              <w:rPr>
                <w:ins w:id="539" w:author="Author"/>
                <w:color w:val="000000"/>
              </w:rPr>
            </w:pPr>
            <w:ins w:id="540" w:author="Author">
              <w:r w:rsidRPr="005F266E">
                <w:rPr>
                  <w:color w:val="000000"/>
                </w:rPr>
                <w:t>No</w:t>
              </w:r>
            </w:ins>
          </w:p>
        </w:tc>
        <w:tc>
          <w:tcPr>
            <w:tcW w:w="1430" w:type="dxa"/>
            <w:tcBorders>
              <w:top w:val="nil"/>
              <w:left w:val="nil"/>
              <w:bottom w:val="nil"/>
              <w:right w:val="nil"/>
            </w:tcBorders>
            <w:shd w:val="clear" w:color="auto" w:fill="auto"/>
            <w:vAlign w:val="center"/>
            <w:hideMark/>
          </w:tcPr>
          <w:p w14:paraId="5222ED91" w14:textId="77777777" w:rsidR="00371B76" w:rsidRPr="005F266E" w:rsidRDefault="00371B76" w:rsidP="00A354B1">
            <w:pPr>
              <w:jc w:val="center"/>
              <w:rPr>
                <w:ins w:id="541" w:author="Author"/>
                <w:color w:val="000000"/>
              </w:rPr>
            </w:pPr>
            <w:ins w:id="542" w:author="Author">
              <w:r w:rsidRPr="005F266E">
                <w:rPr>
                  <w:color w:val="000000"/>
                </w:rPr>
                <w:t>4</w:t>
              </w:r>
            </w:ins>
          </w:p>
        </w:tc>
        <w:tc>
          <w:tcPr>
            <w:tcW w:w="1530" w:type="dxa"/>
            <w:tcBorders>
              <w:top w:val="nil"/>
              <w:left w:val="nil"/>
              <w:bottom w:val="nil"/>
              <w:right w:val="nil"/>
            </w:tcBorders>
            <w:shd w:val="clear" w:color="auto" w:fill="auto"/>
            <w:vAlign w:val="center"/>
            <w:hideMark/>
          </w:tcPr>
          <w:p w14:paraId="2100AAE5" w14:textId="77777777" w:rsidR="00371B76" w:rsidRPr="005F266E" w:rsidRDefault="00371B76" w:rsidP="00A354B1">
            <w:pPr>
              <w:jc w:val="center"/>
              <w:rPr>
                <w:ins w:id="543" w:author="Author"/>
                <w:color w:val="000000"/>
              </w:rPr>
            </w:pPr>
            <w:ins w:id="544" w:author="Author">
              <w:r w:rsidRPr="005F266E">
                <w:rPr>
                  <w:color w:val="000000"/>
                </w:rPr>
                <w:t>25.6±1.0</w:t>
              </w:r>
            </w:ins>
          </w:p>
        </w:tc>
        <w:tc>
          <w:tcPr>
            <w:tcW w:w="1710" w:type="dxa"/>
            <w:tcBorders>
              <w:top w:val="nil"/>
              <w:left w:val="nil"/>
              <w:bottom w:val="nil"/>
              <w:right w:val="nil"/>
            </w:tcBorders>
            <w:shd w:val="clear" w:color="auto" w:fill="auto"/>
            <w:vAlign w:val="center"/>
            <w:hideMark/>
          </w:tcPr>
          <w:p w14:paraId="31A8D727" w14:textId="77777777" w:rsidR="00371B76" w:rsidRPr="005F266E" w:rsidRDefault="00371B76" w:rsidP="00A354B1">
            <w:pPr>
              <w:jc w:val="center"/>
              <w:rPr>
                <w:ins w:id="545" w:author="Author"/>
                <w:color w:val="000000"/>
              </w:rPr>
            </w:pPr>
            <w:ins w:id="546" w:author="Author">
              <w:r w:rsidRPr="005F266E">
                <w:rPr>
                  <w:color w:val="000000"/>
                </w:rPr>
                <w:t>81.6±5.5</w:t>
              </w:r>
            </w:ins>
          </w:p>
        </w:tc>
        <w:tc>
          <w:tcPr>
            <w:tcW w:w="2100" w:type="dxa"/>
            <w:tcBorders>
              <w:top w:val="nil"/>
              <w:left w:val="nil"/>
              <w:bottom w:val="nil"/>
              <w:right w:val="nil"/>
            </w:tcBorders>
            <w:shd w:val="clear" w:color="auto" w:fill="auto"/>
            <w:vAlign w:val="center"/>
            <w:hideMark/>
          </w:tcPr>
          <w:p w14:paraId="3552C358" w14:textId="77777777" w:rsidR="00371B76" w:rsidRPr="005F266E" w:rsidRDefault="00371B76" w:rsidP="00A354B1">
            <w:pPr>
              <w:jc w:val="center"/>
              <w:rPr>
                <w:ins w:id="547" w:author="Author"/>
                <w:color w:val="000000"/>
              </w:rPr>
            </w:pPr>
            <w:ins w:id="548" w:author="Author">
              <w:r w:rsidRPr="005F266E">
                <w:rPr>
                  <w:color w:val="000000"/>
                </w:rPr>
                <w:t>Forest</w:t>
              </w:r>
            </w:ins>
          </w:p>
        </w:tc>
        <w:tc>
          <w:tcPr>
            <w:tcW w:w="2320" w:type="dxa"/>
            <w:tcBorders>
              <w:top w:val="nil"/>
              <w:left w:val="nil"/>
              <w:bottom w:val="nil"/>
              <w:right w:val="nil"/>
            </w:tcBorders>
            <w:shd w:val="clear" w:color="auto" w:fill="auto"/>
            <w:vAlign w:val="center"/>
            <w:hideMark/>
          </w:tcPr>
          <w:p w14:paraId="431CC815" w14:textId="77777777" w:rsidR="00371B76" w:rsidRPr="005F266E" w:rsidRDefault="00371B76" w:rsidP="00A354B1">
            <w:pPr>
              <w:jc w:val="center"/>
              <w:rPr>
                <w:ins w:id="549" w:author="Author"/>
                <w:color w:val="000000"/>
              </w:rPr>
            </w:pPr>
            <w:ins w:id="550" w:author="Author">
              <w:r w:rsidRPr="005F266E">
                <w:rPr>
                  <w:color w:val="000000"/>
                </w:rPr>
                <w:t>Forest</w:t>
              </w:r>
            </w:ins>
          </w:p>
        </w:tc>
      </w:tr>
      <w:tr w:rsidR="00371B76" w:rsidRPr="005F266E" w14:paraId="772703ED" w14:textId="77777777" w:rsidTr="00A354B1">
        <w:trPr>
          <w:trHeight w:val="315"/>
          <w:ins w:id="551" w:author="Author"/>
        </w:trPr>
        <w:tc>
          <w:tcPr>
            <w:tcW w:w="1203" w:type="dxa"/>
            <w:tcBorders>
              <w:top w:val="nil"/>
              <w:left w:val="nil"/>
              <w:bottom w:val="nil"/>
              <w:right w:val="nil"/>
            </w:tcBorders>
            <w:shd w:val="clear" w:color="auto" w:fill="auto"/>
            <w:vAlign w:val="center"/>
            <w:hideMark/>
          </w:tcPr>
          <w:p w14:paraId="7826627B" w14:textId="77777777" w:rsidR="00371B76" w:rsidRPr="005F266E" w:rsidRDefault="00371B76" w:rsidP="00A354B1">
            <w:pPr>
              <w:jc w:val="center"/>
              <w:rPr>
                <w:ins w:id="552" w:author="Author"/>
                <w:color w:val="000000"/>
              </w:rPr>
            </w:pPr>
            <w:ins w:id="553" w:author="Author">
              <w:r w:rsidRPr="005F266E">
                <w:rPr>
                  <w:color w:val="000000"/>
                </w:rPr>
                <w:t>HT</w:t>
              </w:r>
            </w:ins>
          </w:p>
        </w:tc>
        <w:tc>
          <w:tcPr>
            <w:tcW w:w="1137" w:type="dxa"/>
            <w:tcBorders>
              <w:top w:val="nil"/>
              <w:left w:val="nil"/>
              <w:bottom w:val="nil"/>
              <w:right w:val="nil"/>
            </w:tcBorders>
            <w:shd w:val="clear" w:color="auto" w:fill="auto"/>
            <w:vAlign w:val="center"/>
            <w:hideMark/>
          </w:tcPr>
          <w:p w14:paraId="739CF4BA" w14:textId="77777777" w:rsidR="00371B76" w:rsidRPr="005F266E" w:rsidRDefault="00371B76" w:rsidP="00A354B1">
            <w:pPr>
              <w:jc w:val="center"/>
              <w:rPr>
                <w:ins w:id="554" w:author="Author"/>
                <w:color w:val="000000"/>
              </w:rPr>
            </w:pPr>
            <w:ins w:id="555" w:author="Author">
              <w:r w:rsidRPr="005F266E">
                <w:rPr>
                  <w:color w:val="000000"/>
                </w:rPr>
                <w:t>Yes</w:t>
              </w:r>
            </w:ins>
          </w:p>
        </w:tc>
        <w:tc>
          <w:tcPr>
            <w:tcW w:w="1270" w:type="dxa"/>
            <w:tcBorders>
              <w:top w:val="nil"/>
              <w:left w:val="nil"/>
              <w:bottom w:val="nil"/>
              <w:right w:val="nil"/>
            </w:tcBorders>
            <w:shd w:val="clear" w:color="auto" w:fill="auto"/>
            <w:vAlign w:val="center"/>
            <w:hideMark/>
          </w:tcPr>
          <w:p w14:paraId="67658113" w14:textId="77777777" w:rsidR="00371B76" w:rsidRPr="005F266E" w:rsidRDefault="00371B76" w:rsidP="00A354B1">
            <w:pPr>
              <w:jc w:val="center"/>
              <w:rPr>
                <w:ins w:id="556" w:author="Author"/>
                <w:color w:val="000000"/>
              </w:rPr>
            </w:pPr>
            <w:ins w:id="557" w:author="Author">
              <w:r w:rsidRPr="005F266E">
                <w:rPr>
                  <w:color w:val="000000"/>
                </w:rPr>
                <w:t>Yes</w:t>
              </w:r>
            </w:ins>
          </w:p>
        </w:tc>
        <w:tc>
          <w:tcPr>
            <w:tcW w:w="1430" w:type="dxa"/>
            <w:tcBorders>
              <w:top w:val="nil"/>
              <w:left w:val="nil"/>
              <w:bottom w:val="nil"/>
              <w:right w:val="nil"/>
            </w:tcBorders>
            <w:shd w:val="clear" w:color="auto" w:fill="auto"/>
            <w:vAlign w:val="center"/>
            <w:hideMark/>
          </w:tcPr>
          <w:p w14:paraId="3C159955" w14:textId="77777777" w:rsidR="00371B76" w:rsidRPr="005F266E" w:rsidRDefault="00371B76" w:rsidP="00A354B1">
            <w:pPr>
              <w:jc w:val="center"/>
              <w:rPr>
                <w:ins w:id="558" w:author="Author"/>
                <w:color w:val="000000"/>
              </w:rPr>
            </w:pPr>
            <w:ins w:id="559" w:author="Author">
              <w:r w:rsidRPr="005F266E">
                <w:rPr>
                  <w:color w:val="000000"/>
                </w:rPr>
                <w:t>No fire</w:t>
              </w:r>
            </w:ins>
          </w:p>
        </w:tc>
        <w:tc>
          <w:tcPr>
            <w:tcW w:w="1530" w:type="dxa"/>
            <w:tcBorders>
              <w:top w:val="nil"/>
              <w:left w:val="nil"/>
              <w:bottom w:val="nil"/>
              <w:right w:val="nil"/>
            </w:tcBorders>
            <w:shd w:val="clear" w:color="auto" w:fill="auto"/>
            <w:vAlign w:val="center"/>
            <w:hideMark/>
          </w:tcPr>
          <w:p w14:paraId="23A82D25" w14:textId="77777777" w:rsidR="00371B76" w:rsidRPr="005F266E" w:rsidRDefault="00371B76" w:rsidP="00A354B1">
            <w:pPr>
              <w:jc w:val="center"/>
              <w:rPr>
                <w:ins w:id="560" w:author="Author"/>
                <w:color w:val="000000"/>
              </w:rPr>
            </w:pPr>
            <w:ins w:id="561" w:author="Author">
              <w:r w:rsidRPr="005F266E">
                <w:rPr>
                  <w:color w:val="000000"/>
                </w:rPr>
                <w:t>33.2±4.4</w:t>
              </w:r>
            </w:ins>
          </w:p>
        </w:tc>
        <w:tc>
          <w:tcPr>
            <w:tcW w:w="1710" w:type="dxa"/>
            <w:tcBorders>
              <w:top w:val="nil"/>
              <w:left w:val="nil"/>
              <w:bottom w:val="nil"/>
              <w:right w:val="nil"/>
            </w:tcBorders>
            <w:shd w:val="clear" w:color="auto" w:fill="auto"/>
            <w:vAlign w:val="center"/>
            <w:hideMark/>
          </w:tcPr>
          <w:p w14:paraId="05D8A110" w14:textId="77777777" w:rsidR="00371B76" w:rsidRPr="005F266E" w:rsidRDefault="00371B76" w:rsidP="00A354B1">
            <w:pPr>
              <w:jc w:val="center"/>
              <w:rPr>
                <w:ins w:id="562" w:author="Author"/>
                <w:color w:val="000000"/>
              </w:rPr>
            </w:pPr>
            <w:ins w:id="563" w:author="Author">
              <w:r w:rsidRPr="005F266E">
                <w:rPr>
                  <w:color w:val="000000"/>
                </w:rPr>
                <w:t>89.0±2.9</w:t>
              </w:r>
            </w:ins>
          </w:p>
        </w:tc>
        <w:tc>
          <w:tcPr>
            <w:tcW w:w="2100" w:type="dxa"/>
            <w:tcBorders>
              <w:top w:val="nil"/>
              <w:left w:val="nil"/>
              <w:bottom w:val="nil"/>
              <w:right w:val="nil"/>
            </w:tcBorders>
            <w:shd w:val="clear" w:color="000000" w:fill="FFFF00"/>
            <w:vAlign w:val="center"/>
            <w:hideMark/>
          </w:tcPr>
          <w:p w14:paraId="62A79443" w14:textId="77777777" w:rsidR="00371B76" w:rsidRPr="005F266E" w:rsidRDefault="00371B76" w:rsidP="00A354B1">
            <w:pPr>
              <w:jc w:val="center"/>
              <w:rPr>
                <w:ins w:id="564" w:author="Author"/>
                <w:color w:val="000000"/>
              </w:rPr>
            </w:pPr>
            <w:ins w:id="565" w:author="Author">
              <w:r w:rsidRPr="005F266E">
                <w:rPr>
                  <w:color w:val="000000"/>
                </w:rPr>
                <w:t>Savanna</w:t>
              </w:r>
            </w:ins>
          </w:p>
        </w:tc>
        <w:tc>
          <w:tcPr>
            <w:tcW w:w="2320" w:type="dxa"/>
            <w:tcBorders>
              <w:top w:val="nil"/>
              <w:left w:val="nil"/>
              <w:bottom w:val="nil"/>
              <w:right w:val="nil"/>
            </w:tcBorders>
            <w:shd w:val="clear" w:color="auto" w:fill="auto"/>
            <w:vAlign w:val="center"/>
            <w:hideMark/>
          </w:tcPr>
          <w:p w14:paraId="51EFCA0C" w14:textId="77777777" w:rsidR="00371B76" w:rsidRPr="005F266E" w:rsidRDefault="00371B76" w:rsidP="00A354B1">
            <w:pPr>
              <w:jc w:val="center"/>
              <w:rPr>
                <w:ins w:id="566" w:author="Author"/>
                <w:color w:val="000000"/>
              </w:rPr>
            </w:pPr>
            <w:ins w:id="567" w:author="Author">
              <w:r w:rsidRPr="005F266E">
                <w:rPr>
                  <w:color w:val="000000"/>
                </w:rPr>
                <w:t>Forest</w:t>
              </w:r>
            </w:ins>
          </w:p>
        </w:tc>
      </w:tr>
      <w:tr w:rsidR="00371B76" w:rsidRPr="005F266E" w14:paraId="3A3463D0" w14:textId="77777777" w:rsidTr="00A354B1">
        <w:trPr>
          <w:trHeight w:val="405"/>
          <w:ins w:id="568" w:author="Author"/>
        </w:trPr>
        <w:tc>
          <w:tcPr>
            <w:tcW w:w="1203" w:type="dxa"/>
            <w:tcBorders>
              <w:top w:val="nil"/>
              <w:left w:val="nil"/>
              <w:bottom w:val="nil"/>
              <w:right w:val="nil"/>
            </w:tcBorders>
            <w:shd w:val="clear" w:color="auto" w:fill="auto"/>
            <w:vAlign w:val="center"/>
            <w:hideMark/>
          </w:tcPr>
          <w:p w14:paraId="2ECE8592" w14:textId="77777777" w:rsidR="00371B76" w:rsidRPr="005F266E" w:rsidRDefault="00371B76" w:rsidP="00A354B1">
            <w:pPr>
              <w:jc w:val="center"/>
              <w:rPr>
                <w:ins w:id="569" w:author="Author"/>
                <w:color w:val="000000"/>
              </w:rPr>
            </w:pPr>
            <w:ins w:id="570" w:author="Author">
              <w:r w:rsidRPr="005F266E">
                <w:rPr>
                  <w:color w:val="000000"/>
                </w:rPr>
                <w:t>HT4</w:t>
              </w:r>
            </w:ins>
          </w:p>
        </w:tc>
        <w:tc>
          <w:tcPr>
            <w:tcW w:w="1137" w:type="dxa"/>
            <w:tcBorders>
              <w:top w:val="nil"/>
              <w:left w:val="nil"/>
              <w:bottom w:val="nil"/>
              <w:right w:val="nil"/>
            </w:tcBorders>
            <w:shd w:val="clear" w:color="auto" w:fill="auto"/>
            <w:vAlign w:val="center"/>
            <w:hideMark/>
          </w:tcPr>
          <w:p w14:paraId="43E71039" w14:textId="77777777" w:rsidR="00371B76" w:rsidRPr="005F266E" w:rsidRDefault="00371B76" w:rsidP="00A354B1">
            <w:pPr>
              <w:jc w:val="center"/>
              <w:rPr>
                <w:ins w:id="571" w:author="Author"/>
                <w:color w:val="000000"/>
              </w:rPr>
            </w:pPr>
            <w:ins w:id="572" w:author="Author">
              <w:r w:rsidRPr="005F266E">
                <w:rPr>
                  <w:color w:val="000000"/>
                </w:rPr>
                <w:t>Yes</w:t>
              </w:r>
            </w:ins>
          </w:p>
        </w:tc>
        <w:tc>
          <w:tcPr>
            <w:tcW w:w="1270" w:type="dxa"/>
            <w:tcBorders>
              <w:top w:val="nil"/>
              <w:left w:val="nil"/>
              <w:bottom w:val="nil"/>
              <w:right w:val="nil"/>
            </w:tcBorders>
            <w:shd w:val="clear" w:color="auto" w:fill="auto"/>
            <w:vAlign w:val="center"/>
            <w:hideMark/>
          </w:tcPr>
          <w:p w14:paraId="126640EA" w14:textId="77777777" w:rsidR="00371B76" w:rsidRPr="005F266E" w:rsidRDefault="00371B76" w:rsidP="00A354B1">
            <w:pPr>
              <w:jc w:val="center"/>
              <w:rPr>
                <w:ins w:id="573" w:author="Author"/>
                <w:color w:val="000000"/>
              </w:rPr>
            </w:pPr>
            <w:ins w:id="574" w:author="Author">
              <w:r w:rsidRPr="005F266E">
                <w:rPr>
                  <w:color w:val="000000"/>
                </w:rPr>
                <w:t>Yes</w:t>
              </w:r>
            </w:ins>
          </w:p>
        </w:tc>
        <w:tc>
          <w:tcPr>
            <w:tcW w:w="1430" w:type="dxa"/>
            <w:tcBorders>
              <w:top w:val="nil"/>
              <w:left w:val="nil"/>
              <w:bottom w:val="nil"/>
              <w:right w:val="nil"/>
            </w:tcBorders>
            <w:shd w:val="clear" w:color="auto" w:fill="auto"/>
            <w:vAlign w:val="center"/>
            <w:hideMark/>
          </w:tcPr>
          <w:p w14:paraId="77D4FB30" w14:textId="77777777" w:rsidR="00371B76" w:rsidRPr="005F266E" w:rsidRDefault="00371B76" w:rsidP="00A354B1">
            <w:pPr>
              <w:jc w:val="center"/>
              <w:rPr>
                <w:ins w:id="575" w:author="Author"/>
                <w:color w:val="000000"/>
              </w:rPr>
            </w:pPr>
            <w:ins w:id="576" w:author="Author">
              <w:r w:rsidRPr="005F266E">
                <w:rPr>
                  <w:color w:val="000000"/>
                </w:rPr>
                <w:t>4</w:t>
              </w:r>
            </w:ins>
          </w:p>
        </w:tc>
        <w:tc>
          <w:tcPr>
            <w:tcW w:w="1530" w:type="dxa"/>
            <w:tcBorders>
              <w:top w:val="nil"/>
              <w:left w:val="nil"/>
              <w:bottom w:val="nil"/>
              <w:right w:val="nil"/>
            </w:tcBorders>
            <w:shd w:val="clear" w:color="auto" w:fill="auto"/>
            <w:vAlign w:val="center"/>
            <w:hideMark/>
          </w:tcPr>
          <w:p w14:paraId="40B56AC1" w14:textId="77777777" w:rsidR="00371B76" w:rsidRPr="005F266E" w:rsidRDefault="00371B76" w:rsidP="00A354B1">
            <w:pPr>
              <w:jc w:val="center"/>
              <w:rPr>
                <w:ins w:id="577" w:author="Author"/>
                <w:color w:val="000000"/>
              </w:rPr>
            </w:pPr>
            <w:ins w:id="578" w:author="Author">
              <w:r w:rsidRPr="005F266E">
                <w:rPr>
                  <w:color w:val="000000"/>
                </w:rPr>
                <w:t>19.1±4.9</w:t>
              </w:r>
            </w:ins>
          </w:p>
        </w:tc>
        <w:tc>
          <w:tcPr>
            <w:tcW w:w="1710" w:type="dxa"/>
            <w:tcBorders>
              <w:top w:val="nil"/>
              <w:left w:val="nil"/>
              <w:bottom w:val="nil"/>
              <w:right w:val="nil"/>
            </w:tcBorders>
            <w:shd w:val="clear" w:color="auto" w:fill="auto"/>
            <w:vAlign w:val="center"/>
            <w:hideMark/>
          </w:tcPr>
          <w:p w14:paraId="0ACD53F2" w14:textId="77777777" w:rsidR="00371B76" w:rsidRPr="005F266E" w:rsidRDefault="00371B76" w:rsidP="00A354B1">
            <w:pPr>
              <w:jc w:val="center"/>
              <w:rPr>
                <w:ins w:id="579" w:author="Author"/>
                <w:color w:val="000000"/>
              </w:rPr>
            </w:pPr>
            <w:ins w:id="580" w:author="Author">
              <w:r w:rsidRPr="005F266E">
                <w:rPr>
                  <w:color w:val="000000"/>
                </w:rPr>
                <w:t>52.4±13.8</w:t>
              </w:r>
            </w:ins>
          </w:p>
        </w:tc>
        <w:tc>
          <w:tcPr>
            <w:tcW w:w="2100" w:type="dxa"/>
            <w:tcBorders>
              <w:top w:val="nil"/>
              <w:left w:val="nil"/>
              <w:bottom w:val="nil"/>
              <w:right w:val="nil"/>
            </w:tcBorders>
            <w:shd w:val="clear" w:color="000000" w:fill="FFFF00"/>
            <w:vAlign w:val="center"/>
            <w:hideMark/>
          </w:tcPr>
          <w:p w14:paraId="021A18A0" w14:textId="77777777" w:rsidR="00371B76" w:rsidRPr="005F266E" w:rsidRDefault="00371B76" w:rsidP="00A354B1">
            <w:pPr>
              <w:jc w:val="center"/>
              <w:rPr>
                <w:ins w:id="581" w:author="Author"/>
                <w:color w:val="000000"/>
              </w:rPr>
            </w:pPr>
            <w:ins w:id="582" w:author="Author">
              <w:r w:rsidRPr="005F266E">
                <w:rPr>
                  <w:color w:val="000000"/>
                </w:rPr>
                <w:t>Savanna</w:t>
              </w:r>
            </w:ins>
          </w:p>
        </w:tc>
        <w:tc>
          <w:tcPr>
            <w:tcW w:w="2320" w:type="dxa"/>
            <w:tcBorders>
              <w:top w:val="nil"/>
              <w:left w:val="nil"/>
              <w:bottom w:val="nil"/>
              <w:right w:val="nil"/>
            </w:tcBorders>
            <w:shd w:val="clear" w:color="000000" w:fill="FFFF00"/>
            <w:vAlign w:val="center"/>
            <w:hideMark/>
          </w:tcPr>
          <w:p w14:paraId="3E2F5DF5" w14:textId="77777777" w:rsidR="00371B76" w:rsidRPr="005F266E" w:rsidRDefault="00371B76" w:rsidP="00A354B1">
            <w:pPr>
              <w:jc w:val="center"/>
              <w:rPr>
                <w:ins w:id="583" w:author="Author"/>
                <w:color w:val="000000"/>
              </w:rPr>
            </w:pPr>
            <w:ins w:id="584" w:author="Author">
              <w:r w:rsidRPr="005F266E">
                <w:rPr>
                  <w:color w:val="000000"/>
                </w:rPr>
                <w:t>Woodland</w:t>
              </w:r>
            </w:ins>
          </w:p>
        </w:tc>
      </w:tr>
      <w:tr w:rsidR="00371B76" w:rsidRPr="005F266E" w14:paraId="59BCACCE" w14:textId="77777777" w:rsidTr="00A354B1">
        <w:trPr>
          <w:trHeight w:val="315"/>
          <w:ins w:id="585" w:author="Author"/>
        </w:trPr>
        <w:tc>
          <w:tcPr>
            <w:tcW w:w="1203" w:type="dxa"/>
            <w:tcBorders>
              <w:top w:val="nil"/>
              <w:left w:val="nil"/>
              <w:bottom w:val="nil"/>
              <w:right w:val="nil"/>
            </w:tcBorders>
            <w:shd w:val="clear" w:color="auto" w:fill="auto"/>
            <w:vAlign w:val="center"/>
            <w:hideMark/>
          </w:tcPr>
          <w:p w14:paraId="06E5EAF2" w14:textId="77777777" w:rsidR="00371B76" w:rsidRPr="005F266E" w:rsidRDefault="00371B76" w:rsidP="00A354B1">
            <w:pPr>
              <w:jc w:val="center"/>
              <w:rPr>
                <w:ins w:id="586" w:author="Author"/>
                <w:color w:val="000000"/>
              </w:rPr>
            </w:pPr>
            <w:ins w:id="587" w:author="Author">
              <w:r w:rsidRPr="005F266E">
                <w:rPr>
                  <w:color w:val="000000"/>
                </w:rPr>
                <w:t>HT3</w:t>
              </w:r>
            </w:ins>
          </w:p>
        </w:tc>
        <w:tc>
          <w:tcPr>
            <w:tcW w:w="1137" w:type="dxa"/>
            <w:tcBorders>
              <w:top w:val="nil"/>
              <w:left w:val="nil"/>
              <w:bottom w:val="nil"/>
              <w:right w:val="nil"/>
            </w:tcBorders>
            <w:shd w:val="clear" w:color="auto" w:fill="auto"/>
            <w:vAlign w:val="center"/>
            <w:hideMark/>
          </w:tcPr>
          <w:p w14:paraId="3D730B39" w14:textId="77777777" w:rsidR="00371B76" w:rsidRPr="005F266E" w:rsidRDefault="00371B76" w:rsidP="00A354B1">
            <w:pPr>
              <w:jc w:val="center"/>
              <w:rPr>
                <w:ins w:id="588" w:author="Author"/>
                <w:color w:val="000000"/>
              </w:rPr>
            </w:pPr>
            <w:ins w:id="589" w:author="Author">
              <w:r w:rsidRPr="005F266E">
                <w:rPr>
                  <w:color w:val="000000"/>
                </w:rPr>
                <w:t>Yes</w:t>
              </w:r>
            </w:ins>
          </w:p>
        </w:tc>
        <w:tc>
          <w:tcPr>
            <w:tcW w:w="1270" w:type="dxa"/>
            <w:tcBorders>
              <w:top w:val="nil"/>
              <w:left w:val="nil"/>
              <w:bottom w:val="nil"/>
              <w:right w:val="nil"/>
            </w:tcBorders>
            <w:shd w:val="clear" w:color="auto" w:fill="auto"/>
            <w:vAlign w:val="center"/>
            <w:hideMark/>
          </w:tcPr>
          <w:p w14:paraId="01826439" w14:textId="77777777" w:rsidR="00371B76" w:rsidRPr="005F266E" w:rsidRDefault="00371B76" w:rsidP="00A354B1">
            <w:pPr>
              <w:jc w:val="center"/>
              <w:rPr>
                <w:ins w:id="590" w:author="Author"/>
                <w:color w:val="000000"/>
              </w:rPr>
            </w:pPr>
            <w:ins w:id="591" w:author="Author">
              <w:r w:rsidRPr="005F266E">
                <w:rPr>
                  <w:color w:val="000000"/>
                </w:rPr>
                <w:t>Yes</w:t>
              </w:r>
            </w:ins>
          </w:p>
        </w:tc>
        <w:tc>
          <w:tcPr>
            <w:tcW w:w="1430" w:type="dxa"/>
            <w:tcBorders>
              <w:top w:val="nil"/>
              <w:left w:val="nil"/>
              <w:bottom w:val="nil"/>
              <w:right w:val="nil"/>
            </w:tcBorders>
            <w:shd w:val="clear" w:color="auto" w:fill="auto"/>
            <w:vAlign w:val="center"/>
            <w:hideMark/>
          </w:tcPr>
          <w:p w14:paraId="024BA25F" w14:textId="77777777" w:rsidR="00371B76" w:rsidRPr="005F266E" w:rsidRDefault="00371B76" w:rsidP="00A354B1">
            <w:pPr>
              <w:jc w:val="center"/>
              <w:rPr>
                <w:ins w:id="592" w:author="Author"/>
                <w:color w:val="000000"/>
              </w:rPr>
            </w:pPr>
            <w:ins w:id="593" w:author="Author">
              <w:r w:rsidRPr="005F266E">
                <w:rPr>
                  <w:color w:val="000000"/>
                </w:rPr>
                <w:t>3</w:t>
              </w:r>
            </w:ins>
          </w:p>
        </w:tc>
        <w:tc>
          <w:tcPr>
            <w:tcW w:w="1530" w:type="dxa"/>
            <w:tcBorders>
              <w:top w:val="nil"/>
              <w:left w:val="nil"/>
              <w:bottom w:val="nil"/>
              <w:right w:val="nil"/>
            </w:tcBorders>
            <w:shd w:val="clear" w:color="auto" w:fill="auto"/>
            <w:vAlign w:val="center"/>
            <w:hideMark/>
          </w:tcPr>
          <w:p w14:paraId="2AA0CAD1" w14:textId="77777777" w:rsidR="00371B76" w:rsidRPr="005F266E" w:rsidRDefault="00371B76" w:rsidP="00A354B1">
            <w:pPr>
              <w:jc w:val="center"/>
              <w:rPr>
                <w:ins w:id="594" w:author="Author"/>
                <w:color w:val="000000"/>
              </w:rPr>
            </w:pPr>
            <w:ins w:id="595" w:author="Author">
              <w:r w:rsidRPr="005F266E">
                <w:rPr>
                  <w:color w:val="000000"/>
                </w:rPr>
                <w:t>5.9±0.3</w:t>
              </w:r>
            </w:ins>
          </w:p>
        </w:tc>
        <w:tc>
          <w:tcPr>
            <w:tcW w:w="1710" w:type="dxa"/>
            <w:tcBorders>
              <w:top w:val="nil"/>
              <w:left w:val="nil"/>
              <w:bottom w:val="nil"/>
              <w:right w:val="nil"/>
            </w:tcBorders>
            <w:shd w:val="clear" w:color="auto" w:fill="auto"/>
            <w:vAlign w:val="center"/>
            <w:hideMark/>
          </w:tcPr>
          <w:p w14:paraId="75916AA8" w14:textId="77777777" w:rsidR="00371B76" w:rsidRPr="005F266E" w:rsidRDefault="00371B76" w:rsidP="00A354B1">
            <w:pPr>
              <w:jc w:val="center"/>
              <w:rPr>
                <w:ins w:id="596" w:author="Author"/>
                <w:color w:val="000000"/>
              </w:rPr>
            </w:pPr>
            <w:ins w:id="597" w:author="Author">
              <w:r w:rsidRPr="005F266E">
                <w:rPr>
                  <w:color w:val="000000"/>
                </w:rPr>
                <w:t>19.0±6.6</w:t>
              </w:r>
            </w:ins>
          </w:p>
        </w:tc>
        <w:tc>
          <w:tcPr>
            <w:tcW w:w="2100" w:type="dxa"/>
            <w:tcBorders>
              <w:top w:val="nil"/>
              <w:left w:val="nil"/>
              <w:bottom w:val="nil"/>
              <w:right w:val="nil"/>
            </w:tcBorders>
            <w:shd w:val="clear" w:color="auto" w:fill="auto"/>
            <w:vAlign w:val="center"/>
            <w:hideMark/>
          </w:tcPr>
          <w:p w14:paraId="66B59F76" w14:textId="77777777" w:rsidR="00371B76" w:rsidRPr="005F266E" w:rsidRDefault="00371B76" w:rsidP="00A354B1">
            <w:pPr>
              <w:jc w:val="center"/>
              <w:rPr>
                <w:ins w:id="598" w:author="Author"/>
                <w:color w:val="000000"/>
              </w:rPr>
            </w:pPr>
            <w:ins w:id="599" w:author="Author">
              <w:r w:rsidRPr="005F266E">
                <w:rPr>
                  <w:color w:val="000000"/>
                </w:rPr>
                <w:t>Savanna</w:t>
              </w:r>
            </w:ins>
          </w:p>
        </w:tc>
        <w:tc>
          <w:tcPr>
            <w:tcW w:w="2320" w:type="dxa"/>
            <w:tcBorders>
              <w:top w:val="nil"/>
              <w:left w:val="nil"/>
              <w:bottom w:val="nil"/>
              <w:right w:val="nil"/>
            </w:tcBorders>
            <w:shd w:val="clear" w:color="auto" w:fill="auto"/>
            <w:vAlign w:val="center"/>
            <w:hideMark/>
          </w:tcPr>
          <w:p w14:paraId="60B34DCD" w14:textId="77777777" w:rsidR="00371B76" w:rsidRPr="005F266E" w:rsidRDefault="00371B76" w:rsidP="00A354B1">
            <w:pPr>
              <w:jc w:val="center"/>
              <w:rPr>
                <w:ins w:id="600" w:author="Author"/>
                <w:color w:val="000000"/>
              </w:rPr>
            </w:pPr>
            <w:ins w:id="601" w:author="Author">
              <w:r w:rsidRPr="005F266E">
                <w:rPr>
                  <w:color w:val="000000"/>
                </w:rPr>
                <w:t>Savanna</w:t>
              </w:r>
            </w:ins>
          </w:p>
        </w:tc>
      </w:tr>
      <w:tr w:rsidR="00371B76" w:rsidRPr="005F266E" w14:paraId="571FE365" w14:textId="77777777" w:rsidTr="00A354B1">
        <w:trPr>
          <w:trHeight w:val="390"/>
          <w:ins w:id="602" w:author="Author"/>
        </w:trPr>
        <w:tc>
          <w:tcPr>
            <w:tcW w:w="1203" w:type="dxa"/>
            <w:tcBorders>
              <w:top w:val="nil"/>
              <w:left w:val="nil"/>
              <w:bottom w:val="nil"/>
              <w:right w:val="nil"/>
            </w:tcBorders>
            <w:shd w:val="clear" w:color="auto" w:fill="auto"/>
            <w:vAlign w:val="center"/>
            <w:hideMark/>
          </w:tcPr>
          <w:p w14:paraId="363E33ED" w14:textId="77777777" w:rsidR="00371B76" w:rsidRPr="005F266E" w:rsidRDefault="00371B76" w:rsidP="00A354B1">
            <w:pPr>
              <w:jc w:val="center"/>
              <w:rPr>
                <w:ins w:id="603" w:author="Author"/>
                <w:color w:val="000000"/>
              </w:rPr>
            </w:pPr>
            <w:ins w:id="604" w:author="Author">
              <w:r w:rsidRPr="005F266E">
                <w:rPr>
                  <w:color w:val="000000"/>
                </w:rPr>
                <w:t>HT2</w:t>
              </w:r>
            </w:ins>
          </w:p>
        </w:tc>
        <w:tc>
          <w:tcPr>
            <w:tcW w:w="1137" w:type="dxa"/>
            <w:tcBorders>
              <w:top w:val="nil"/>
              <w:left w:val="nil"/>
              <w:bottom w:val="nil"/>
              <w:right w:val="nil"/>
            </w:tcBorders>
            <w:shd w:val="clear" w:color="auto" w:fill="auto"/>
            <w:vAlign w:val="center"/>
            <w:hideMark/>
          </w:tcPr>
          <w:p w14:paraId="0B5AE3D1" w14:textId="77777777" w:rsidR="00371B76" w:rsidRPr="005F266E" w:rsidRDefault="00371B76" w:rsidP="00A354B1">
            <w:pPr>
              <w:jc w:val="center"/>
              <w:rPr>
                <w:ins w:id="605" w:author="Author"/>
                <w:color w:val="000000"/>
              </w:rPr>
            </w:pPr>
            <w:ins w:id="606" w:author="Author">
              <w:r w:rsidRPr="005F266E">
                <w:rPr>
                  <w:color w:val="000000"/>
                </w:rPr>
                <w:t>Yes</w:t>
              </w:r>
            </w:ins>
          </w:p>
        </w:tc>
        <w:tc>
          <w:tcPr>
            <w:tcW w:w="1270" w:type="dxa"/>
            <w:tcBorders>
              <w:top w:val="nil"/>
              <w:left w:val="nil"/>
              <w:bottom w:val="nil"/>
              <w:right w:val="nil"/>
            </w:tcBorders>
            <w:shd w:val="clear" w:color="auto" w:fill="auto"/>
            <w:vAlign w:val="center"/>
            <w:hideMark/>
          </w:tcPr>
          <w:p w14:paraId="38E27ECD" w14:textId="77777777" w:rsidR="00371B76" w:rsidRPr="005F266E" w:rsidRDefault="00371B76" w:rsidP="00A354B1">
            <w:pPr>
              <w:jc w:val="center"/>
              <w:rPr>
                <w:ins w:id="607" w:author="Author"/>
                <w:color w:val="000000"/>
              </w:rPr>
            </w:pPr>
            <w:ins w:id="608" w:author="Author">
              <w:r w:rsidRPr="005F266E">
                <w:rPr>
                  <w:color w:val="000000"/>
                </w:rPr>
                <w:t>Yes</w:t>
              </w:r>
            </w:ins>
          </w:p>
        </w:tc>
        <w:tc>
          <w:tcPr>
            <w:tcW w:w="1430" w:type="dxa"/>
            <w:tcBorders>
              <w:top w:val="nil"/>
              <w:left w:val="nil"/>
              <w:bottom w:val="nil"/>
              <w:right w:val="nil"/>
            </w:tcBorders>
            <w:shd w:val="clear" w:color="auto" w:fill="auto"/>
            <w:vAlign w:val="center"/>
            <w:hideMark/>
          </w:tcPr>
          <w:p w14:paraId="642748F3" w14:textId="77777777" w:rsidR="00371B76" w:rsidRPr="005F266E" w:rsidRDefault="00371B76" w:rsidP="00A354B1">
            <w:pPr>
              <w:jc w:val="center"/>
              <w:rPr>
                <w:ins w:id="609" w:author="Author"/>
                <w:color w:val="000000"/>
              </w:rPr>
            </w:pPr>
            <w:ins w:id="610" w:author="Author">
              <w:r w:rsidRPr="005F266E">
                <w:rPr>
                  <w:color w:val="000000"/>
                </w:rPr>
                <w:t>2</w:t>
              </w:r>
            </w:ins>
          </w:p>
        </w:tc>
        <w:tc>
          <w:tcPr>
            <w:tcW w:w="1530" w:type="dxa"/>
            <w:tcBorders>
              <w:top w:val="nil"/>
              <w:left w:val="nil"/>
              <w:bottom w:val="nil"/>
              <w:right w:val="nil"/>
            </w:tcBorders>
            <w:shd w:val="clear" w:color="auto" w:fill="auto"/>
            <w:vAlign w:val="center"/>
            <w:hideMark/>
          </w:tcPr>
          <w:p w14:paraId="5226813F" w14:textId="77777777" w:rsidR="00371B76" w:rsidRPr="005F266E" w:rsidRDefault="00371B76" w:rsidP="00A354B1">
            <w:pPr>
              <w:jc w:val="center"/>
              <w:rPr>
                <w:ins w:id="611" w:author="Author"/>
                <w:color w:val="000000"/>
              </w:rPr>
            </w:pPr>
            <w:ins w:id="612" w:author="Author">
              <w:r w:rsidRPr="005F266E">
                <w:rPr>
                  <w:color w:val="000000"/>
                </w:rPr>
                <w:t>7.2±1.1</w:t>
              </w:r>
            </w:ins>
          </w:p>
        </w:tc>
        <w:tc>
          <w:tcPr>
            <w:tcW w:w="1710" w:type="dxa"/>
            <w:tcBorders>
              <w:top w:val="nil"/>
              <w:left w:val="nil"/>
              <w:bottom w:val="nil"/>
              <w:right w:val="nil"/>
            </w:tcBorders>
            <w:shd w:val="clear" w:color="auto" w:fill="auto"/>
            <w:vAlign w:val="center"/>
            <w:hideMark/>
          </w:tcPr>
          <w:p w14:paraId="2A39281A" w14:textId="77777777" w:rsidR="00371B76" w:rsidRPr="005F266E" w:rsidRDefault="00371B76" w:rsidP="00A354B1">
            <w:pPr>
              <w:jc w:val="center"/>
              <w:rPr>
                <w:ins w:id="613" w:author="Author"/>
                <w:color w:val="000000"/>
              </w:rPr>
            </w:pPr>
            <w:ins w:id="614" w:author="Author">
              <w:r w:rsidRPr="005F266E">
                <w:rPr>
                  <w:color w:val="000000"/>
                </w:rPr>
                <w:t>28.7±5.0</w:t>
              </w:r>
            </w:ins>
          </w:p>
        </w:tc>
        <w:tc>
          <w:tcPr>
            <w:tcW w:w="2100" w:type="dxa"/>
            <w:tcBorders>
              <w:top w:val="nil"/>
              <w:left w:val="nil"/>
              <w:bottom w:val="nil"/>
              <w:right w:val="nil"/>
            </w:tcBorders>
            <w:shd w:val="clear" w:color="auto" w:fill="auto"/>
            <w:vAlign w:val="center"/>
            <w:hideMark/>
          </w:tcPr>
          <w:p w14:paraId="6DC43B98" w14:textId="77777777" w:rsidR="00371B76" w:rsidRPr="005F266E" w:rsidRDefault="00371B76" w:rsidP="00A354B1">
            <w:pPr>
              <w:jc w:val="center"/>
              <w:rPr>
                <w:ins w:id="615" w:author="Author"/>
                <w:color w:val="000000"/>
              </w:rPr>
            </w:pPr>
            <w:ins w:id="616" w:author="Author">
              <w:r w:rsidRPr="005F266E">
                <w:rPr>
                  <w:color w:val="000000"/>
                </w:rPr>
                <w:t>Savanna</w:t>
              </w:r>
            </w:ins>
          </w:p>
        </w:tc>
        <w:tc>
          <w:tcPr>
            <w:tcW w:w="2320" w:type="dxa"/>
            <w:tcBorders>
              <w:top w:val="nil"/>
              <w:left w:val="nil"/>
              <w:bottom w:val="nil"/>
              <w:right w:val="nil"/>
            </w:tcBorders>
            <w:shd w:val="clear" w:color="auto" w:fill="auto"/>
            <w:vAlign w:val="center"/>
            <w:hideMark/>
          </w:tcPr>
          <w:p w14:paraId="1C2F215E" w14:textId="77777777" w:rsidR="00371B76" w:rsidRPr="005F266E" w:rsidRDefault="00371B76" w:rsidP="00A354B1">
            <w:pPr>
              <w:jc w:val="center"/>
              <w:rPr>
                <w:ins w:id="617" w:author="Author"/>
                <w:color w:val="000000"/>
              </w:rPr>
            </w:pPr>
            <w:ins w:id="618" w:author="Author">
              <w:r w:rsidRPr="005F266E">
                <w:rPr>
                  <w:color w:val="000000"/>
                </w:rPr>
                <w:t>Savanna/Woodland</w:t>
              </w:r>
            </w:ins>
          </w:p>
        </w:tc>
      </w:tr>
      <w:tr w:rsidR="00371B76" w:rsidRPr="005F266E" w14:paraId="449F0A6B" w14:textId="77777777" w:rsidTr="00A354B1">
        <w:trPr>
          <w:trHeight w:val="375"/>
          <w:ins w:id="619" w:author="Author"/>
        </w:trPr>
        <w:tc>
          <w:tcPr>
            <w:tcW w:w="1203" w:type="dxa"/>
            <w:tcBorders>
              <w:top w:val="nil"/>
              <w:left w:val="nil"/>
              <w:bottom w:val="nil"/>
              <w:right w:val="nil"/>
            </w:tcBorders>
            <w:shd w:val="clear" w:color="auto" w:fill="auto"/>
            <w:vAlign w:val="center"/>
            <w:hideMark/>
          </w:tcPr>
          <w:p w14:paraId="7D638822" w14:textId="77777777" w:rsidR="00371B76" w:rsidRPr="005F266E" w:rsidRDefault="00371B76" w:rsidP="00A354B1">
            <w:pPr>
              <w:jc w:val="center"/>
              <w:rPr>
                <w:ins w:id="620" w:author="Author"/>
                <w:color w:val="000000"/>
              </w:rPr>
            </w:pPr>
            <w:ins w:id="621" w:author="Author">
              <w:r w:rsidRPr="005F266E">
                <w:rPr>
                  <w:color w:val="000000"/>
                </w:rPr>
                <w:t>HT1</w:t>
              </w:r>
            </w:ins>
          </w:p>
        </w:tc>
        <w:tc>
          <w:tcPr>
            <w:tcW w:w="1137" w:type="dxa"/>
            <w:tcBorders>
              <w:top w:val="nil"/>
              <w:left w:val="nil"/>
              <w:bottom w:val="nil"/>
              <w:right w:val="nil"/>
            </w:tcBorders>
            <w:shd w:val="clear" w:color="auto" w:fill="auto"/>
            <w:vAlign w:val="center"/>
            <w:hideMark/>
          </w:tcPr>
          <w:p w14:paraId="6E6A7683" w14:textId="77777777" w:rsidR="00371B76" w:rsidRPr="005F266E" w:rsidRDefault="00371B76" w:rsidP="00A354B1">
            <w:pPr>
              <w:jc w:val="center"/>
              <w:rPr>
                <w:ins w:id="622" w:author="Author"/>
                <w:color w:val="000000"/>
              </w:rPr>
            </w:pPr>
            <w:ins w:id="623" w:author="Author">
              <w:r w:rsidRPr="005F266E">
                <w:rPr>
                  <w:color w:val="000000"/>
                </w:rPr>
                <w:t>Yes</w:t>
              </w:r>
            </w:ins>
          </w:p>
        </w:tc>
        <w:tc>
          <w:tcPr>
            <w:tcW w:w="1270" w:type="dxa"/>
            <w:tcBorders>
              <w:top w:val="nil"/>
              <w:left w:val="nil"/>
              <w:bottom w:val="nil"/>
              <w:right w:val="nil"/>
            </w:tcBorders>
            <w:shd w:val="clear" w:color="auto" w:fill="auto"/>
            <w:vAlign w:val="center"/>
            <w:hideMark/>
          </w:tcPr>
          <w:p w14:paraId="05516AAB" w14:textId="77777777" w:rsidR="00371B76" w:rsidRPr="005F266E" w:rsidRDefault="00371B76" w:rsidP="00A354B1">
            <w:pPr>
              <w:jc w:val="center"/>
              <w:rPr>
                <w:ins w:id="624" w:author="Author"/>
                <w:color w:val="000000"/>
              </w:rPr>
            </w:pPr>
            <w:ins w:id="625" w:author="Author">
              <w:r w:rsidRPr="005F266E">
                <w:rPr>
                  <w:color w:val="000000"/>
                </w:rPr>
                <w:t>Yes</w:t>
              </w:r>
            </w:ins>
          </w:p>
        </w:tc>
        <w:tc>
          <w:tcPr>
            <w:tcW w:w="1430" w:type="dxa"/>
            <w:tcBorders>
              <w:top w:val="nil"/>
              <w:left w:val="nil"/>
              <w:bottom w:val="nil"/>
              <w:right w:val="nil"/>
            </w:tcBorders>
            <w:shd w:val="clear" w:color="auto" w:fill="auto"/>
            <w:vAlign w:val="center"/>
            <w:hideMark/>
          </w:tcPr>
          <w:p w14:paraId="1F75C4F7" w14:textId="77777777" w:rsidR="00371B76" w:rsidRPr="005F266E" w:rsidRDefault="00371B76" w:rsidP="00A354B1">
            <w:pPr>
              <w:jc w:val="center"/>
              <w:rPr>
                <w:ins w:id="626" w:author="Author"/>
                <w:color w:val="000000"/>
              </w:rPr>
            </w:pPr>
            <w:ins w:id="627" w:author="Author">
              <w:r w:rsidRPr="005F266E">
                <w:rPr>
                  <w:color w:val="000000"/>
                </w:rPr>
                <w:t>1</w:t>
              </w:r>
            </w:ins>
          </w:p>
        </w:tc>
        <w:tc>
          <w:tcPr>
            <w:tcW w:w="1530" w:type="dxa"/>
            <w:tcBorders>
              <w:top w:val="nil"/>
              <w:left w:val="nil"/>
              <w:bottom w:val="nil"/>
              <w:right w:val="nil"/>
            </w:tcBorders>
            <w:shd w:val="clear" w:color="auto" w:fill="auto"/>
            <w:vAlign w:val="center"/>
            <w:hideMark/>
          </w:tcPr>
          <w:p w14:paraId="0411FCF8" w14:textId="77777777" w:rsidR="00371B76" w:rsidRPr="005F266E" w:rsidRDefault="00371B76" w:rsidP="00A354B1">
            <w:pPr>
              <w:jc w:val="center"/>
              <w:rPr>
                <w:ins w:id="628" w:author="Author"/>
                <w:color w:val="000000"/>
              </w:rPr>
            </w:pPr>
            <w:ins w:id="629" w:author="Author">
              <w:r w:rsidRPr="005F266E">
                <w:rPr>
                  <w:color w:val="000000"/>
                </w:rPr>
                <w:t>3.4±1.1</w:t>
              </w:r>
            </w:ins>
          </w:p>
        </w:tc>
        <w:tc>
          <w:tcPr>
            <w:tcW w:w="1710" w:type="dxa"/>
            <w:tcBorders>
              <w:top w:val="nil"/>
              <w:left w:val="nil"/>
              <w:bottom w:val="nil"/>
              <w:right w:val="nil"/>
            </w:tcBorders>
            <w:shd w:val="clear" w:color="auto" w:fill="auto"/>
            <w:vAlign w:val="center"/>
            <w:hideMark/>
          </w:tcPr>
          <w:p w14:paraId="41226347" w14:textId="77777777" w:rsidR="00371B76" w:rsidRPr="005F266E" w:rsidRDefault="00371B76" w:rsidP="00A354B1">
            <w:pPr>
              <w:jc w:val="center"/>
              <w:rPr>
                <w:ins w:id="630" w:author="Author"/>
                <w:color w:val="000000"/>
              </w:rPr>
            </w:pPr>
            <w:ins w:id="631" w:author="Author">
              <w:r w:rsidRPr="005F266E">
                <w:rPr>
                  <w:color w:val="000000"/>
                </w:rPr>
                <w:t>19.5±6.3</w:t>
              </w:r>
            </w:ins>
          </w:p>
        </w:tc>
        <w:tc>
          <w:tcPr>
            <w:tcW w:w="2100" w:type="dxa"/>
            <w:tcBorders>
              <w:top w:val="nil"/>
              <w:left w:val="nil"/>
              <w:bottom w:val="nil"/>
              <w:right w:val="nil"/>
            </w:tcBorders>
            <w:shd w:val="clear" w:color="auto" w:fill="auto"/>
            <w:vAlign w:val="center"/>
            <w:hideMark/>
          </w:tcPr>
          <w:p w14:paraId="5F476293" w14:textId="77777777" w:rsidR="00371B76" w:rsidRPr="005F266E" w:rsidRDefault="00371B76" w:rsidP="00A354B1">
            <w:pPr>
              <w:jc w:val="center"/>
              <w:rPr>
                <w:ins w:id="632" w:author="Author"/>
                <w:color w:val="000000"/>
              </w:rPr>
            </w:pPr>
            <w:ins w:id="633" w:author="Author">
              <w:r w:rsidRPr="005F266E">
                <w:rPr>
                  <w:color w:val="000000"/>
                </w:rPr>
                <w:t>Savanna</w:t>
              </w:r>
            </w:ins>
          </w:p>
        </w:tc>
        <w:tc>
          <w:tcPr>
            <w:tcW w:w="2320" w:type="dxa"/>
            <w:tcBorders>
              <w:top w:val="nil"/>
              <w:left w:val="nil"/>
              <w:bottom w:val="nil"/>
              <w:right w:val="nil"/>
            </w:tcBorders>
            <w:shd w:val="clear" w:color="auto" w:fill="auto"/>
            <w:vAlign w:val="center"/>
            <w:hideMark/>
          </w:tcPr>
          <w:p w14:paraId="509D7BB1" w14:textId="77777777" w:rsidR="00371B76" w:rsidRPr="005F266E" w:rsidRDefault="00371B76" w:rsidP="00A354B1">
            <w:pPr>
              <w:jc w:val="center"/>
              <w:rPr>
                <w:ins w:id="634" w:author="Author"/>
                <w:color w:val="000000"/>
              </w:rPr>
            </w:pPr>
            <w:ins w:id="635" w:author="Author">
              <w:r w:rsidRPr="005F266E">
                <w:rPr>
                  <w:color w:val="000000"/>
                </w:rPr>
                <w:t>Grassland/Savanna</w:t>
              </w:r>
            </w:ins>
          </w:p>
        </w:tc>
      </w:tr>
      <w:tr w:rsidR="00371B76" w:rsidRPr="005F266E" w14:paraId="495B7EC2" w14:textId="77777777" w:rsidTr="00A354B1">
        <w:trPr>
          <w:trHeight w:val="420"/>
          <w:ins w:id="636" w:author="Author"/>
        </w:trPr>
        <w:tc>
          <w:tcPr>
            <w:tcW w:w="1203" w:type="dxa"/>
            <w:tcBorders>
              <w:top w:val="nil"/>
              <w:left w:val="nil"/>
              <w:bottom w:val="single" w:sz="4" w:space="0" w:color="auto"/>
              <w:right w:val="nil"/>
            </w:tcBorders>
            <w:shd w:val="clear" w:color="auto" w:fill="auto"/>
            <w:vAlign w:val="center"/>
            <w:hideMark/>
          </w:tcPr>
          <w:p w14:paraId="245F91E6" w14:textId="77777777" w:rsidR="00371B76" w:rsidRPr="005F266E" w:rsidRDefault="00371B76" w:rsidP="00A354B1">
            <w:pPr>
              <w:jc w:val="center"/>
              <w:rPr>
                <w:ins w:id="637" w:author="Author"/>
                <w:color w:val="000000"/>
              </w:rPr>
            </w:pPr>
            <w:ins w:id="638" w:author="Author">
              <w:r w:rsidRPr="005F266E">
                <w:rPr>
                  <w:color w:val="000000"/>
                </w:rPr>
                <w:t>HNT1</w:t>
              </w:r>
            </w:ins>
          </w:p>
        </w:tc>
        <w:tc>
          <w:tcPr>
            <w:tcW w:w="1137" w:type="dxa"/>
            <w:tcBorders>
              <w:top w:val="nil"/>
              <w:left w:val="nil"/>
              <w:bottom w:val="single" w:sz="4" w:space="0" w:color="auto"/>
              <w:right w:val="nil"/>
            </w:tcBorders>
            <w:shd w:val="clear" w:color="auto" w:fill="auto"/>
            <w:vAlign w:val="center"/>
            <w:hideMark/>
          </w:tcPr>
          <w:p w14:paraId="016CF508" w14:textId="77777777" w:rsidR="00371B76" w:rsidRPr="005F266E" w:rsidRDefault="00371B76" w:rsidP="00A354B1">
            <w:pPr>
              <w:jc w:val="center"/>
              <w:rPr>
                <w:ins w:id="639" w:author="Author"/>
                <w:color w:val="000000"/>
              </w:rPr>
            </w:pPr>
            <w:ins w:id="640" w:author="Author">
              <w:r w:rsidRPr="005F266E">
                <w:rPr>
                  <w:color w:val="000000"/>
                </w:rPr>
                <w:t>Yes</w:t>
              </w:r>
            </w:ins>
          </w:p>
        </w:tc>
        <w:tc>
          <w:tcPr>
            <w:tcW w:w="1270" w:type="dxa"/>
            <w:tcBorders>
              <w:top w:val="nil"/>
              <w:left w:val="nil"/>
              <w:bottom w:val="single" w:sz="4" w:space="0" w:color="auto"/>
              <w:right w:val="nil"/>
            </w:tcBorders>
            <w:shd w:val="clear" w:color="auto" w:fill="auto"/>
            <w:vAlign w:val="center"/>
            <w:hideMark/>
          </w:tcPr>
          <w:p w14:paraId="4C00EA87" w14:textId="77777777" w:rsidR="00371B76" w:rsidRPr="005F266E" w:rsidRDefault="00371B76" w:rsidP="00A354B1">
            <w:pPr>
              <w:jc w:val="center"/>
              <w:rPr>
                <w:ins w:id="641" w:author="Author"/>
                <w:color w:val="000000"/>
              </w:rPr>
            </w:pPr>
            <w:ins w:id="642" w:author="Author">
              <w:r w:rsidRPr="005F266E">
                <w:rPr>
                  <w:color w:val="000000"/>
                </w:rPr>
                <w:t>No</w:t>
              </w:r>
            </w:ins>
          </w:p>
        </w:tc>
        <w:tc>
          <w:tcPr>
            <w:tcW w:w="1430" w:type="dxa"/>
            <w:tcBorders>
              <w:top w:val="nil"/>
              <w:left w:val="nil"/>
              <w:bottom w:val="single" w:sz="4" w:space="0" w:color="auto"/>
              <w:right w:val="nil"/>
            </w:tcBorders>
            <w:shd w:val="clear" w:color="auto" w:fill="auto"/>
            <w:vAlign w:val="center"/>
            <w:hideMark/>
          </w:tcPr>
          <w:p w14:paraId="5A3226D7" w14:textId="77777777" w:rsidR="00371B76" w:rsidRPr="005F266E" w:rsidRDefault="00371B76" w:rsidP="00A354B1">
            <w:pPr>
              <w:jc w:val="center"/>
              <w:rPr>
                <w:ins w:id="643" w:author="Author"/>
                <w:color w:val="000000"/>
              </w:rPr>
            </w:pPr>
            <w:ins w:id="644" w:author="Author">
              <w:r w:rsidRPr="005F266E">
                <w:rPr>
                  <w:color w:val="000000"/>
                </w:rPr>
                <w:t>1</w:t>
              </w:r>
            </w:ins>
          </w:p>
        </w:tc>
        <w:tc>
          <w:tcPr>
            <w:tcW w:w="1530" w:type="dxa"/>
            <w:tcBorders>
              <w:top w:val="nil"/>
              <w:left w:val="nil"/>
              <w:bottom w:val="single" w:sz="4" w:space="0" w:color="auto"/>
              <w:right w:val="nil"/>
            </w:tcBorders>
            <w:shd w:val="clear" w:color="auto" w:fill="auto"/>
            <w:vAlign w:val="center"/>
            <w:hideMark/>
          </w:tcPr>
          <w:p w14:paraId="5108FDB1" w14:textId="77777777" w:rsidR="00371B76" w:rsidRPr="005F266E" w:rsidRDefault="00371B76" w:rsidP="00A354B1">
            <w:pPr>
              <w:jc w:val="center"/>
              <w:rPr>
                <w:ins w:id="645" w:author="Author"/>
                <w:color w:val="000000"/>
              </w:rPr>
            </w:pPr>
            <w:ins w:id="646" w:author="Author">
              <w:r w:rsidRPr="005F266E">
                <w:rPr>
                  <w:color w:val="000000"/>
                </w:rPr>
                <w:t>6.5±0.7</w:t>
              </w:r>
            </w:ins>
          </w:p>
        </w:tc>
        <w:tc>
          <w:tcPr>
            <w:tcW w:w="1710" w:type="dxa"/>
            <w:tcBorders>
              <w:top w:val="nil"/>
              <w:left w:val="nil"/>
              <w:bottom w:val="single" w:sz="4" w:space="0" w:color="auto"/>
              <w:right w:val="nil"/>
            </w:tcBorders>
            <w:shd w:val="clear" w:color="auto" w:fill="auto"/>
            <w:vAlign w:val="center"/>
            <w:hideMark/>
          </w:tcPr>
          <w:p w14:paraId="60F9453E" w14:textId="77777777" w:rsidR="00371B76" w:rsidRPr="005F266E" w:rsidRDefault="00371B76" w:rsidP="00A354B1">
            <w:pPr>
              <w:jc w:val="center"/>
              <w:rPr>
                <w:ins w:id="647" w:author="Author"/>
                <w:color w:val="000000"/>
              </w:rPr>
            </w:pPr>
            <w:ins w:id="648" w:author="Author">
              <w:r w:rsidRPr="005F266E">
                <w:rPr>
                  <w:color w:val="000000"/>
                </w:rPr>
                <w:t>24.4±8.9</w:t>
              </w:r>
            </w:ins>
          </w:p>
        </w:tc>
        <w:tc>
          <w:tcPr>
            <w:tcW w:w="2100" w:type="dxa"/>
            <w:tcBorders>
              <w:top w:val="nil"/>
              <w:left w:val="nil"/>
              <w:bottom w:val="single" w:sz="4" w:space="0" w:color="auto"/>
              <w:right w:val="nil"/>
            </w:tcBorders>
            <w:shd w:val="clear" w:color="auto" w:fill="auto"/>
            <w:vAlign w:val="center"/>
            <w:hideMark/>
          </w:tcPr>
          <w:p w14:paraId="55E24279" w14:textId="77777777" w:rsidR="00371B76" w:rsidRPr="005F266E" w:rsidRDefault="00371B76" w:rsidP="00A354B1">
            <w:pPr>
              <w:jc w:val="center"/>
              <w:rPr>
                <w:ins w:id="649" w:author="Author"/>
                <w:color w:val="000000"/>
              </w:rPr>
            </w:pPr>
            <w:ins w:id="650" w:author="Author">
              <w:r w:rsidRPr="005F266E">
                <w:rPr>
                  <w:color w:val="000000"/>
                </w:rPr>
                <w:t>Savanna</w:t>
              </w:r>
            </w:ins>
          </w:p>
        </w:tc>
        <w:tc>
          <w:tcPr>
            <w:tcW w:w="2320" w:type="dxa"/>
            <w:tcBorders>
              <w:top w:val="nil"/>
              <w:left w:val="nil"/>
              <w:bottom w:val="single" w:sz="4" w:space="0" w:color="auto"/>
              <w:right w:val="nil"/>
            </w:tcBorders>
            <w:shd w:val="clear" w:color="auto" w:fill="auto"/>
            <w:vAlign w:val="center"/>
            <w:hideMark/>
          </w:tcPr>
          <w:p w14:paraId="641D0BD3" w14:textId="77777777" w:rsidR="00371B76" w:rsidRPr="005F266E" w:rsidRDefault="00371B76" w:rsidP="00A354B1">
            <w:pPr>
              <w:jc w:val="center"/>
              <w:rPr>
                <w:ins w:id="651" w:author="Author"/>
                <w:color w:val="000000"/>
              </w:rPr>
            </w:pPr>
            <w:ins w:id="652" w:author="Author">
              <w:r w:rsidRPr="005F266E">
                <w:rPr>
                  <w:color w:val="000000"/>
                </w:rPr>
                <w:t>Savanna/Woodland</w:t>
              </w:r>
            </w:ins>
          </w:p>
        </w:tc>
      </w:tr>
    </w:tbl>
    <w:p w14:paraId="1C42A2AF" w14:textId="1D6D861C" w:rsidR="00B12330" w:rsidRPr="001A6D4C" w:rsidDel="00371B76" w:rsidRDefault="00B12330" w:rsidP="00B12330">
      <w:pPr>
        <w:pStyle w:val="NormalWeb"/>
        <w:spacing w:before="0" w:beforeAutospacing="0" w:after="0" w:afterAutospacing="0"/>
        <w:rPr>
          <w:del w:id="653" w:author="Author"/>
        </w:rPr>
      </w:pPr>
      <w:del w:id="654" w:author="Author">
        <w:r w:rsidRPr="007C59B6" w:rsidDel="00371B76">
          <w:rPr>
            <w:b/>
          </w:rPr>
          <w:delText xml:space="preserve">Table 1 </w:delText>
        </w:r>
        <w:r w:rsidRPr="001C5425" w:rsidDel="00371B76">
          <w:delText xml:space="preserve">Description of treatments, and stand </w:delText>
        </w:r>
        <w:r w:rsidR="002D158D" w:rsidDel="00371B76">
          <w:delText>structure</w:delText>
        </w:r>
        <w:r w:rsidRPr="001C5425" w:rsidDel="00371B76">
          <w:delText xml:space="preserve"> </w:delText>
        </w:r>
        <w:r w:rsidR="00C70AC0" w:rsidDel="00371B76">
          <w:delText xml:space="preserve">in </w:delText>
        </w:r>
        <w:r w:rsidRPr="001C5425" w:rsidDel="00371B76">
          <w:delText>201</w:delText>
        </w:r>
        <w:r w:rsidR="0051116D" w:rsidDel="00371B76">
          <w:delText>7</w:delText>
        </w:r>
        <w:r w:rsidRPr="001C5425" w:rsidDel="00371B76">
          <w:delText xml:space="preserve"> at the </w:delText>
        </w:r>
        <w:r w:rsidR="00567DB5" w:rsidDel="00371B76">
          <w:delText>FHRA</w:delText>
        </w:r>
        <w:r w:rsidRPr="001C5425" w:rsidDel="00371B76">
          <w:delText>.</w:delText>
        </w:r>
        <w:r w:rsidR="009D505C" w:rsidDel="00371B76">
          <w:delText xml:space="preserve"> Basal area and canopy closure are presented as means ± </w:delText>
        </w:r>
        <w:r w:rsidR="003275B3" w:rsidDel="00371B76">
          <w:delText>SE</w:delText>
        </w:r>
        <w:r w:rsidR="009D505C" w:rsidDel="00371B76">
          <w:delText>. based on management unit averages.</w:delText>
        </w:r>
      </w:del>
    </w:p>
    <w:p w14:paraId="12B62621" w14:textId="0DBEA9FB" w:rsidR="00B12330" w:rsidDel="00371B76" w:rsidRDefault="00B12330" w:rsidP="003B6B0D">
      <w:pPr>
        <w:rPr>
          <w:del w:id="655" w:author="Author"/>
          <w:b/>
        </w:rPr>
      </w:pPr>
    </w:p>
    <w:tbl>
      <w:tblPr>
        <w:tblStyle w:val="TableGrid"/>
        <w:tblpPr w:leftFromText="180" w:rightFromText="180" w:vertAnchor="text" w:horzAnchor="margin" w:tblpY="295"/>
        <w:tblW w:w="10080" w:type="dxa"/>
        <w:tblLayout w:type="fixed"/>
        <w:tblLook w:val="04A0" w:firstRow="1" w:lastRow="0" w:firstColumn="1" w:lastColumn="0" w:noHBand="0" w:noVBand="1"/>
      </w:tblPr>
      <w:tblGrid>
        <w:gridCol w:w="1298"/>
        <w:gridCol w:w="963"/>
        <w:gridCol w:w="1323"/>
        <w:gridCol w:w="1456"/>
        <w:gridCol w:w="1620"/>
        <w:gridCol w:w="1260"/>
        <w:gridCol w:w="2160"/>
      </w:tblGrid>
      <w:tr w:rsidR="000B0772" w:rsidRPr="007C59B6" w:rsidDel="00371B76" w14:paraId="34FDADF1" w14:textId="113002AB" w:rsidTr="002E5A8E">
        <w:trPr>
          <w:trHeight w:val="360"/>
          <w:del w:id="656" w:author="Author"/>
        </w:trPr>
        <w:tc>
          <w:tcPr>
            <w:tcW w:w="1298" w:type="dxa"/>
            <w:tcBorders>
              <w:top w:val="single" w:sz="4" w:space="0" w:color="auto"/>
              <w:left w:val="nil"/>
              <w:bottom w:val="single" w:sz="4" w:space="0" w:color="auto"/>
              <w:right w:val="nil"/>
            </w:tcBorders>
          </w:tcPr>
          <w:p w14:paraId="0A6295EA" w14:textId="18494BA1" w:rsidR="000B0772" w:rsidRPr="007C59B6" w:rsidDel="00371B76" w:rsidRDefault="000B0772" w:rsidP="002E5A8E">
            <w:pPr>
              <w:pStyle w:val="NormalWeb"/>
              <w:jc w:val="center"/>
              <w:rPr>
                <w:del w:id="657" w:author="Author"/>
              </w:rPr>
            </w:pPr>
            <w:del w:id="658" w:author="Author">
              <w:r w:rsidRPr="007C59B6" w:rsidDel="00371B76">
                <w:delText>Treatment</w:delText>
              </w:r>
            </w:del>
          </w:p>
        </w:tc>
        <w:tc>
          <w:tcPr>
            <w:tcW w:w="963" w:type="dxa"/>
            <w:tcBorders>
              <w:top w:val="single" w:sz="4" w:space="0" w:color="auto"/>
              <w:left w:val="nil"/>
              <w:bottom w:val="single" w:sz="4" w:space="0" w:color="auto"/>
              <w:right w:val="nil"/>
            </w:tcBorders>
          </w:tcPr>
          <w:p w14:paraId="031DEF27" w14:textId="1ECC017D" w:rsidR="000B0772" w:rsidRPr="007C59B6" w:rsidDel="00371B76" w:rsidRDefault="000B0772" w:rsidP="002E5A8E">
            <w:pPr>
              <w:pStyle w:val="NormalWeb"/>
              <w:jc w:val="center"/>
              <w:rPr>
                <w:del w:id="659" w:author="Author"/>
              </w:rPr>
            </w:pPr>
            <w:del w:id="660" w:author="Author">
              <w:r w:rsidRPr="007C59B6" w:rsidDel="00371B76">
                <w:delText xml:space="preserve">Harvest </w:delText>
              </w:r>
              <w:r w:rsidR="006C7229" w:rsidDel="00371B76">
                <w:delText>p</w:delText>
              </w:r>
              <w:r w:rsidRPr="007C59B6" w:rsidDel="00371B76">
                <w:delText>ine</w:delText>
              </w:r>
            </w:del>
          </w:p>
        </w:tc>
        <w:tc>
          <w:tcPr>
            <w:tcW w:w="1323" w:type="dxa"/>
            <w:tcBorders>
              <w:top w:val="single" w:sz="4" w:space="0" w:color="auto"/>
              <w:left w:val="nil"/>
              <w:bottom w:val="single" w:sz="4" w:space="0" w:color="auto"/>
              <w:right w:val="nil"/>
            </w:tcBorders>
          </w:tcPr>
          <w:p w14:paraId="2E6C6709" w14:textId="5C4A07C0" w:rsidR="000B0772" w:rsidRPr="007C59B6" w:rsidDel="00371B76" w:rsidRDefault="000B0772" w:rsidP="002E5A8E">
            <w:pPr>
              <w:pStyle w:val="NormalWeb"/>
              <w:jc w:val="center"/>
              <w:rPr>
                <w:del w:id="661" w:author="Author"/>
              </w:rPr>
            </w:pPr>
            <w:del w:id="662" w:author="Author">
              <w:r w:rsidRPr="007C59B6" w:rsidDel="00371B76">
                <w:delText xml:space="preserve">Thin </w:delText>
              </w:r>
              <w:r w:rsidR="006C7229" w:rsidDel="00371B76">
                <w:delText>h</w:delText>
              </w:r>
              <w:r w:rsidRPr="007C59B6" w:rsidDel="00371B76">
                <w:delText>ardwoods</w:delText>
              </w:r>
            </w:del>
          </w:p>
        </w:tc>
        <w:tc>
          <w:tcPr>
            <w:tcW w:w="1456" w:type="dxa"/>
            <w:tcBorders>
              <w:top w:val="single" w:sz="4" w:space="0" w:color="auto"/>
              <w:left w:val="nil"/>
              <w:bottom w:val="single" w:sz="4" w:space="0" w:color="auto"/>
              <w:right w:val="nil"/>
            </w:tcBorders>
          </w:tcPr>
          <w:p w14:paraId="0FB9A322" w14:textId="0117A723" w:rsidR="000B0772" w:rsidRPr="007C59B6" w:rsidDel="00371B76" w:rsidRDefault="000B0772" w:rsidP="002E5A8E">
            <w:pPr>
              <w:pStyle w:val="NormalWeb"/>
              <w:jc w:val="center"/>
              <w:rPr>
                <w:del w:id="663" w:author="Author"/>
              </w:rPr>
            </w:pPr>
            <w:del w:id="664" w:author="Author">
              <w:r w:rsidRPr="007C59B6" w:rsidDel="00371B76">
                <w:delText>Fire return interval (years)</w:delText>
              </w:r>
            </w:del>
          </w:p>
        </w:tc>
        <w:tc>
          <w:tcPr>
            <w:tcW w:w="1620" w:type="dxa"/>
            <w:tcBorders>
              <w:top w:val="single" w:sz="4" w:space="0" w:color="auto"/>
              <w:left w:val="nil"/>
              <w:bottom w:val="single" w:sz="4" w:space="0" w:color="auto"/>
              <w:right w:val="nil"/>
            </w:tcBorders>
          </w:tcPr>
          <w:p w14:paraId="5FB4182E" w14:textId="0702FFBA" w:rsidR="000B0772" w:rsidDel="00371B76" w:rsidRDefault="000B0772" w:rsidP="002E5A8E">
            <w:pPr>
              <w:pStyle w:val="NormalWeb"/>
              <w:spacing w:before="0" w:beforeAutospacing="0" w:after="0" w:afterAutospacing="0"/>
              <w:jc w:val="center"/>
              <w:rPr>
                <w:del w:id="665" w:author="Author"/>
              </w:rPr>
            </w:pPr>
            <w:del w:id="666" w:author="Author">
              <w:r w:rsidDel="00371B76">
                <w:delText>Basal Area</w:delText>
              </w:r>
            </w:del>
          </w:p>
          <w:p w14:paraId="1B108BD5" w14:textId="22A284DC" w:rsidR="000B0772" w:rsidRPr="00C579A9" w:rsidDel="00371B76" w:rsidRDefault="000B0772" w:rsidP="002E5A8E">
            <w:pPr>
              <w:pStyle w:val="NormalWeb"/>
              <w:spacing w:before="0" w:beforeAutospacing="0" w:after="0" w:afterAutospacing="0"/>
              <w:jc w:val="center"/>
              <w:rPr>
                <w:del w:id="667" w:author="Author"/>
              </w:rPr>
            </w:pPr>
            <w:del w:id="668" w:author="Author">
              <w:r w:rsidDel="00371B76">
                <w:delText>(m</w:delText>
              </w:r>
              <w:r w:rsidDel="00371B76">
                <w:rPr>
                  <w:vertAlign w:val="superscript"/>
                </w:rPr>
                <w:delText>2</w:delText>
              </w:r>
              <w:r w:rsidR="00EB477B" w:rsidDel="00371B76">
                <w:rPr>
                  <w:vertAlign w:val="superscript"/>
                </w:rPr>
                <w:delText xml:space="preserve"> </w:delText>
              </w:r>
              <w:r w:rsidDel="00371B76">
                <w:delText>ha</w:delText>
              </w:r>
              <w:r w:rsidDel="00371B76">
                <w:rPr>
                  <w:vertAlign w:val="superscript"/>
                </w:rPr>
                <w:delText>-1</w:delText>
              </w:r>
              <w:r w:rsidDel="00371B76">
                <w:delText>)</w:delText>
              </w:r>
            </w:del>
          </w:p>
        </w:tc>
        <w:tc>
          <w:tcPr>
            <w:tcW w:w="1260" w:type="dxa"/>
            <w:tcBorders>
              <w:top w:val="single" w:sz="4" w:space="0" w:color="auto"/>
              <w:left w:val="nil"/>
              <w:bottom w:val="single" w:sz="4" w:space="0" w:color="auto"/>
              <w:right w:val="nil"/>
            </w:tcBorders>
          </w:tcPr>
          <w:p w14:paraId="64D12C2A" w14:textId="6E6A37F6" w:rsidR="000B0772" w:rsidDel="00371B76" w:rsidRDefault="000B0772" w:rsidP="002E5A8E">
            <w:pPr>
              <w:pStyle w:val="NormalWeb"/>
              <w:jc w:val="center"/>
              <w:rPr>
                <w:del w:id="669" w:author="Author"/>
              </w:rPr>
            </w:pPr>
            <w:del w:id="670" w:author="Author">
              <w:r w:rsidDel="00371B76">
                <w:delText xml:space="preserve">Canopy closure (%) </w:delText>
              </w:r>
            </w:del>
          </w:p>
        </w:tc>
        <w:tc>
          <w:tcPr>
            <w:tcW w:w="2160" w:type="dxa"/>
            <w:tcBorders>
              <w:top w:val="single" w:sz="4" w:space="0" w:color="auto"/>
              <w:left w:val="nil"/>
              <w:bottom w:val="single" w:sz="4" w:space="0" w:color="auto"/>
              <w:right w:val="nil"/>
            </w:tcBorders>
          </w:tcPr>
          <w:p w14:paraId="47983387" w14:textId="05E083E1" w:rsidR="000B0772" w:rsidRPr="007C59B6" w:rsidDel="00371B76" w:rsidRDefault="000B0772" w:rsidP="002E5A8E">
            <w:pPr>
              <w:pStyle w:val="NormalWeb"/>
              <w:jc w:val="center"/>
              <w:rPr>
                <w:del w:id="671" w:author="Author"/>
              </w:rPr>
            </w:pPr>
            <w:del w:id="672" w:author="Author">
              <w:r w:rsidDel="00371B76">
                <w:delText>Condition</w:delText>
              </w:r>
            </w:del>
          </w:p>
        </w:tc>
      </w:tr>
      <w:tr w:rsidR="000B0772" w:rsidRPr="007C59B6" w:rsidDel="00371B76" w14:paraId="2EF9191E" w14:textId="2E39FE52" w:rsidTr="002E5A8E">
        <w:trPr>
          <w:trHeight w:val="360"/>
          <w:del w:id="673" w:author="Author"/>
        </w:trPr>
        <w:tc>
          <w:tcPr>
            <w:tcW w:w="1298" w:type="dxa"/>
            <w:tcBorders>
              <w:top w:val="single" w:sz="4" w:space="0" w:color="auto"/>
              <w:left w:val="nil"/>
              <w:bottom w:val="nil"/>
              <w:right w:val="nil"/>
            </w:tcBorders>
          </w:tcPr>
          <w:p w14:paraId="0306BF9C" w14:textId="15D86068" w:rsidR="000B0772" w:rsidRPr="007C59B6" w:rsidDel="00371B76" w:rsidRDefault="000B0772" w:rsidP="002E5A8E">
            <w:pPr>
              <w:pStyle w:val="NormalWeb"/>
              <w:jc w:val="center"/>
              <w:rPr>
                <w:del w:id="674" w:author="Author"/>
              </w:rPr>
            </w:pPr>
            <w:del w:id="675" w:author="Author">
              <w:r w:rsidRPr="007C59B6" w:rsidDel="00371B76">
                <w:delText>CONT</w:delText>
              </w:r>
            </w:del>
          </w:p>
        </w:tc>
        <w:tc>
          <w:tcPr>
            <w:tcW w:w="963" w:type="dxa"/>
            <w:tcBorders>
              <w:top w:val="single" w:sz="4" w:space="0" w:color="auto"/>
              <w:left w:val="nil"/>
              <w:bottom w:val="nil"/>
              <w:right w:val="nil"/>
            </w:tcBorders>
          </w:tcPr>
          <w:p w14:paraId="34F17AF8" w14:textId="2B922AB0" w:rsidR="000B0772" w:rsidRPr="007C59B6" w:rsidDel="00371B76" w:rsidRDefault="000B0772" w:rsidP="002E5A8E">
            <w:pPr>
              <w:pStyle w:val="NormalWeb"/>
              <w:jc w:val="center"/>
              <w:rPr>
                <w:del w:id="676" w:author="Author"/>
              </w:rPr>
            </w:pPr>
            <w:del w:id="677" w:author="Author">
              <w:r w:rsidRPr="007C59B6" w:rsidDel="00371B76">
                <w:delText>No</w:delText>
              </w:r>
            </w:del>
          </w:p>
        </w:tc>
        <w:tc>
          <w:tcPr>
            <w:tcW w:w="1323" w:type="dxa"/>
            <w:tcBorders>
              <w:top w:val="single" w:sz="4" w:space="0" w:color="auto"/>
              <w:left w:val="nil"/>
              <w:bottom w:val="nil"/>
              <w:right w:val="nil"/>
            </w:tcBorders>
          </w:tcPr>
          <w:p w14:paraId="2F0757E2" w14:textId="3BABC0BF" w:rsidR="000B0772" w:rsidRPr="007C59B6" w:rsidDel="00371B76" w:rsidRDefault="000B0772" w:rsidP="002E5A8E">
            <w:pPr>
              <w:pStyle w:val="NormalWeb"/>
              <w:jc w:val="center"/>
              <w:rPr>
                <w:del w:id="678" w:author="Author"/>
              </w:rPr>
            </w:pPr>
            <w:del w:id="679" w:author="Author">
              <w:r w:rsidRPr="007C59B6" w:rsidDel="00371B76">
                <w:delText>No</w:delText>
              </w:r>
            </w:del>
          </w:p>
        </w:tc>
        <w:tc>
          <w:tcPr>
            <w:tcW w:w="1456" w:type="dxa"/>
            <w:tcBorders>
              <w:top w:val="single" w:sz="4" w:space="0" w:color="auto"/>
              <w:left w:val="nil"/>
              <w:bottom w:val="nil"/>
              <w:right w:val="nil"/>
            </w:tcBorders>
          </w:tcPr>
          <w:p w14:paraId="47C35723" w14:textId="07CD36B6" w:rsidR="000B0772" w:rsidRPr="007C59B6" w:rsidDel="00371B76" w:rsidRDefault="000B0772" w:rsidP="002E5A8E">
            <w:pPr>
              <w:pStyle w:val="NormalWeb"/>
              <w:jc w:val="center"/>
              <w:rPr>
                <w:del w:id="680" w:author="Author"/>
              </w:rPr>
            </w:pPr>
            <w:del w:id="681" w:author="Author">
              <w:r w:rsidRPr="007C59B6" w:rsidDel="00371B76">
                <w:delText>No fire</w:delText>
              </w:r>
            </w:del>
          </w:p>
        </w:tc>
        <w:tc>
          <w:tcPr>
            <w:tcW w:w="1620" w:type="dxa"/>
            <w:tcBorders>
              <w:top w:val="single" w:sz="4" w:space="0" w:color="auto"/>
              <w:left w:val="nil"/>
              <w:bottom w:val="nil"/>
              <w:right w:val="nil"/>
            </w:tcBorders>
          </w:tcPr>
          <w:p w14:paraId="2BF2B1FB" w14:textId="7A2B9EF3" w:rsidR="000B0772" w:rsidRPr="00C579A9" w:rsidDel="00371B76" w:rsidRDefault="000B0772" w:rsidP="002E5A8E">
            <w:pPr>
              <w:pStyle w:val="NormalWeb"/>
              <w:jc w:val="center"/>
              <w:rPr>
                <w:del w:id="682" w:author="Author"/>
              </w:rPr>
            </w:pPr>
            <w:del w:id="683" w:author="Author">
              <w:r w:rsidDel="00371B76">
                <w:delText>28.5</w:delText>
              </w:r>
              <w:r w:rsidRPr="006C7229" w:rsidDel="00371B76">
                <w:delText>±</w:delText>
              </w:r>
              <w:r w:rsidDel="00371B76">
                <w:delText>1.7</w:delText>
              </w:r>
            </w:del>
          </w:p>
        </w:tc>
        <w:tc>
          <w:tcPr>
            <w:tcW w:w="1260" w:type="dxa"/>
            <w:tcBorders>
              <w:top w:val="single" w:sz="4" w:space="0" w:color="auto"/>
              <w:left w:val="nil"/>
              <w:bottom w:val="nil"/>
              <w:right w:val="nil"/>
            </w:tcBorders>
          </w:tcPr>
          <w:p w14:paraId="18A2C2FA" w14:textId="1D6853C5" w:rsidR="000B0772" w:rsidRPr="006D450B" w:rsidDel="00371B76" w:rsidRDefault="000B0772" w:rsidP="002E5A8E">
            <w:pPr>
              <w:jc w:val="center"/>
              <w:rPr>
                <w:del w:id="684" w:author="Author"/>
                <w:color w:val="000000"/>
              </w:rPr>
            </w:pPr>
            <w:del w:id="685" w:author="Author">
              <w:r w:rsidRPr="00701EBD" w:rsidDel="00371B76">
                <w:rPr>
                  <w:color w:val="000000"/>
                </w:rPr>
                <w:delText>87</w:delText>
              </w:r>
              <w:r w:rsidDel="00371B76">
                <w:rPr>
                  <w:color w:val="000000"/>
                </w:rPr>
                <w:delText>.2</w:delText>
              </w:r>
              <w:r w:rsidRPr="006C7229" w:rsidDel="00371B76">
                <w:delText>±</w:delText>
              </w:r>
              <w:r w:rsidDel="00371B76">
                <w:rPr>
                  <w:color w:val="000000"/>
                </w:rPr>
                <w:delText>2.4</w:delText>
              </w:r>
            </w:del>
          </w:p>
        </w:tc>
        <w:tc>
          <w:tcPr>
            <w:tcW w:w="2160" w:type="dxa"/>
            <w:tcBorders>
              <w:top w:val="single" w:sz="4" w:space="0" w:color="auto"/>
              <w:left w:val="nil"/>
              <w:bottom w:val="nil"/>
              <w:right w:val="nil"/>
            </w:tcBorders>
          </w:tcPr>
          <w:p w14:paraId="371EADAA" w14:textId="4AC2CCDC" w:rsidR="000B0772" w:rsidRPr="007C59B6" w:rsidDel="00371B76" w:rsidRDefault="000B0772" w:rsidP="002E5A8E">
            <w:pPr>
              <w:pStyle w:val="NormalWeb"/>
              <w:jc w:val="center"/>
              <w:rPr>
                <w:del w:id="686" w:author="Author"/>
              </w:rPr>
            </w:pPr>
            <w:del w:id="687" w:author="Author">
              <w:r w:rsidDel="00371B76">
                <w:delText>Forest</w:delText>
              </w:r>
            </w:del>
          </w:p>
        </w:tc>
      </w:tr>
      <w:tr w:rsidR="000B0772" w:rsidRPr="007C59B6" w:rsidDel="00371B76" w14:paraId="68538E39" w14:textId="68677F48" w:rsidTr="002E5A8E">
        <w:trPr>
          <w:trHeight w:val="360"/>
          <w:del w:id="688" w:author="Author"/>
        </w:trPr>
        <w:tc>
          <w:tcPr>
            <w:tcW w:w="1298" w:type="dxa"/>
            <w:tcBorders>
              <w:top w:val="nil"/>
              <w:left w:val="nil"/>
              <w:bottom w:val="nil"/>
              <w:right w:val="nil"/>
            </w:tcBorders>
          </w:tcPr>
          <w:p w14:paraId="25455CE1" w14:textId="4C1F9BD1" w:rsidR="000B0772" w:rsidRPr="007C59B6" w:rsidDel="00371B76" w:rsidRDefault="000B0772" w:rsidP="002E5A8E">
            <w:pPr>
              <w:pStyle w:val="NormalWeb"/>
              <w:jc w:val="center"/>
              <w:rPr>
                <w:del w:id="689" w:author="Author"/>
              </w:rPr>
            </w:pPr>
            <w:del w:id="690" w:author="Author">
              <w:r w:rsidRPr="007C59B6" w:rsidDel="00371B76">
                <w:delText>HT</w:delText>
              </w:r>
            </w:del>
          </w:p>
        </w:tc>
        <w:tc>
          <w:tcPr>
            <w:tcW w:w="963" w:type="dxa"/>
            <w:tcBorders>
              <w:top w:val="nil"/>
              <w:left w:val="nil"/>
              <w:bottom w:val="nil"/>
              <w:right w:val="nil"/>
            </w:tcBorders>
          </w:tcPr>
          <w:p w14:paraId="7108FA6D" w14:textId="4702E373" w:rsidR="000B0772" w:rsidRPr="007C59B6" w:rsidDel="00371B76" w:rsidRDefault="000B0772" w:rsidP="002E5A8E">
            <w:pPr>
              <w:pStyle w:val="NormalWeb"/>
              <w:jc w:val="center"/>
              <w:rPr>
                <w:del w:id="691" w:author="Author"/>
              </w:rPr>
            </w:pPr>
            <w:del w:id="692" w:author="Author">
              <w:r w:rsidRPr="007C59B6" w:rsidDel="00371B76">
                <w:delText>Yes</w:delText>
              </w:r>
            </w:del>
          </w:p>
        </w:tc>
        <w:tc>
          <w:tcPr>
            <w:tcW w:w="1323" w:type="dxa"/>
            <w:tcBorders>
              <w:top w:val="nil"/>
              <w:left w:val="nil"/>
              <w:bottom w:val="nil"/>
              <w:right w:val="nil"/>
            </w:tcBorders>
          </w:tcPr>
          <w:p w14:paraId="007C2DE0" w14:textId="2A566EBB" w:rsidR="000B0772" w:rsidRPr="007C59B6" w:rsidDel="00371B76" w:rsidRDefault="000B0772" w:rsidP="002E5A8E">
            <w:pPr>
              <w:pStyle w:val="NormalWeb"/>
              <w:jc w:val="center"/>
              <w:rPr>
                <w:del w:id="693" w:author="Author"/>
              </w:rPr>
            </w:pPr>
            <w:del w:id="694" w:author="Author">
              <w:r w:rsidRPr="007C59B6" w:rsidDel="00371B76">
                <w:delText>Yes</w:delText>
              </w:r>
            </w:del>
          </w:p>
        </w:tc>
        <w:tc>
          <w:tcPr>
            <w:tcW w:w="1456" w:type="dxa"/>
            <w:tcBorders>
              <w:top w:val="nil"/>
              <w:left w:val="nil"/>
              <w:bottom w:val="nil"/>
              <w:right w:val="nil"/>
            </w:tcBorders>
          </w:tcPr>
          <w:p w14:paraId="36F88AAC" w14:textId="2541CBDE" w:rsidR="000B0772" w:rsidRPr="007C59B6" w:rsidDel="00371B76" w:rsidRDefault="000B0772" w:rsidP="002E5A8E">
            <w:pPr>
              <w:pStyle w:val="NormalWeb"/>
              <w:jc w:val="center"/>
              <w:rPr>
                <w:del w:id="695" w:author="Author"/>
              </w:rPr>
            </w:pPr>
            <w:del w:id="696" w:author="Author">
              <w:r w:rsidRPr="007C59B6" w:rsidDel="00371B76">
                <w:delText>No fire</w:delText>
              </w:r>
            </w:del>
          </w:p>
        </w:tc>
        <w:tc>
          <w:tcPr>
            <w:tcW w:w="1620" w:type="dxa"/>
            <w:tcBorders>
              <w:top w:val="nil"/>
              <w:left w:val="nil"/>
              <w:bottom w:val="nil"/>
              <w:right w:val="nil"/>
            </w:tcBorders>
          </w:tcPr>
          <w:p w14:paraId="77ECA6F9" w14:textId="6B1DCC0E" w:rsidR="000B0772" w:rsidRPr="00C579A9" w:rsidDel="00371B76" w:rsidRDefault="000B0772" w:rsidP="002E5A8E">
            <w:pPr>
              <w:pStyle w:val="NormalWeb"/>
              <w:jc w:val="center"/>
              <w:rPr>
                <w:del w:id="697" w:author="Author"/>
              </w:rPr>
            </w:pPr>
            <w:del w:id="698" w:author="Author">
              <w:r w:rsidDel="00371B76">
                <w:delText>33.2</w:delText>
              </w:r>
              <w:r w:rsidRPr="006C7229" w:rsidDel="00371B76">
                <w:delText>±4</w:delText>
              </w:r>
              <w:r w:rsidDel="00371B76">
                <w:delText>.4</w:delText>
              </w:r>
            </w:del>
          </w:p>
        </w:tc>
        <w:tc>
          <w:tcPr>
            <w:tcW w:w="1260" w:type="dxa"/>
            <w:tcBorders>
              <w:top w:val="nil"/>
              <w:left w:val="nil"/>
              <w:bottom w:val="nil"/>
              <w:right w:val="nil"/>
            </w:tcBorders>
          </w:tcPr>
          <w:p w14:paraId="4CCE967E" w14:textId="5D9801CC" w:rsidR="000B0772" w:rsidRPr="00326B7F" w:rsidDel="00371B76" w:rsidRDefault="000B0772" w:rsidP="002E5A8E">
            <w:pPr>
              <w:pStyle w:val="NormalWeb"/>
              <w:jc w:val="center"/>
              <w:rPr>
                <w:del w:id="699" w:author="Author"/>
              </w:rPr>
            </w:pPr>
            <w:del w:id="700" w:author="Author">
              <w:r w:rsidDel="00371B76">
                <w:delText>89.0</w:delText>
              </w:r>
              <w:r w:rsidRPr="006C7229" w:rsidDel="00371B76">
                <w:delText>±</w:delText>
              </w:r>
              <w:r w:rsidRPr="006D450B" w:rsidDel="00371B76">
                <w:delText>2.9</w:delText>
              </w:r>
            </w:del>
          </w:p>
        </w:tc>
        <w:tc>
          <w:tcPr>
            <w:tcW w:w="2160" w:type="dxa"/>
            <w:tcBorders>
              <w:top w:val="nil"/>
              <w:left w:val="nil"/>
              <w:bottom w:val="nil"/>
              <w:right w:val="nil"/>
            </w:tcBorders>
          </w:tcPr>
          <w:p w14:paraId="2C703950" w14:textId="61B7EF62" w:rsidR="000B0772" w:rsidRPr="007C59B6" w:rsidDel="00371B76" w:rsidRDefault="000B0772" w:rsidP="002E5A8E">
            <w:pPr>
              <w:pStyle w:val="NormalWeb"/>
              <w:jc w:val="center"/>
              <w:rPr>
                <w:del w:id="701" w:author="Author"/>
              </w:rPr>
            </w:pPr>
            <w:del w:id="702" w:author="Author">
              <w:r w:rsidDel="00371B76">
                <w:delText>Forest</w:delText>
              </w:r>
            </w:del>
          </w:p>
        </w:tc>
      </w:tr>
      <w:tr w:rsidR="000B0772" w:rsidRPr="007C59B6" w:rsidDel="00371B76" w14:paraId="182F7C70" w14:textId="3C091F39" w:rsidTr="002E5A8E">
        <w:trPr>
          <w:trHeight w:val="360"/>
          <w:del w:id="703" w:author="Author"/>
        </w:trPr>
        <w:tc>
          <w:tcPr>
            <w:tcW w:w="1298" w:type="dxa"/>
            <w:tcBorders>
              <w:top w:val="nil"/>
              <w:left w:val="nil"/>
              <w:bottom w:val="nil"/>
              <w:right w:val="nil"/>
            </w:tcBorders>
          </w:tcPr>
          <w:p w14:paraId="68840A94" w14:textId="1970E5C2" w:rsidR="000B0772" w:rsidRPr="007C59B6" w:rsidDel="00371B76" w:rsidRDefault="000B0772" w:rsidP="002E5A8E">
            <w:pPr>
              <w:pStyle w:val="NormalWeb"/>
              <w:jc w:val="center"/>
              <w:rPr>
                <w:del w:id="704" w:author="Author"/>
              </w:rPr>
            </w:pPr>
            <w:del w:id="705" w:author="Author">
              <w:r w:rsidRPr="007C59B6" w:rsidDel="00371B76">
                <w:delText>RRB</w:delText>
              </w:r>
            </w:del>
          </w:p>
        </w:tc>
        <w:tc>
          <w:tcPr>
            <w:tcW w:w="963" w:type="dxa"/>
            <w:tcBorders>
              <w:top w:val="nil"/>
              <w:left w:val="nil"/>
              <w:bottom w:val="nil"/>
              <w:right w:val="nil"/>
            </w:tcBorders>
          </w:tcPr>
          <w:p w14:paraId="2C96C2DB" w14:textId="5BAF7089" w:rsidR="000B0772" w:rsidRPr="007C59B6" w:rsidDel="00371B76" w:rsidRDefault="000B0772" w:rsidP="002E5A8E">
            <w:pPr>
              <w:pStyle w:val="NormalWeb"/>
              <w:jc w:val="center"/>
              <w:rPr>
                <w:del w:id="706" w:author="Author"/>
              </w:rPr>
            </w:pPr>
            <w:del w:id="707" w:author="Author">
              <w:r w:rsidRPr="007C59B6" w:rsidDel="00371B76">
                <w:delText>No</w:delText>
              </w:r>
            </w:del>
          </w:p>
        </w:tc>
        <w:tc>
          <w:tcPr>
            <w:tcW w:w="1323" w:type="dxa"/>
            <w:tcBorders>
              <w:top w:val="nil"/>
              <w:left w:val="nil"/>
              <w:bottom w:val="nil"/>
              <w:right w:val="nil"/>
            </w:tcBorders>
          </w:tcPr>
          <w:p w14:paraId="2EBE2566" w14:textId="7C6CE71A" w:rsidR="000B0772" w:rsidRPr="007C59B6" w:rsidDel="00371B76" w:rsidRDefault="000B0772" w:rsidP="002E5A8E">
            <w:pPr>
              <w:pStyle w:val="NormalWeb"/>
              <w:jc w:val="center"/>
              <w:rPr>
                <w:del w:id="708" w:author="Author"/>
              </w:rPr>
            </w:pPr>
            <w:del w:id="709" w:author="Author">
              <w:r w:rsidRPr="007C59B6" w:rsidDel="00371B76">
                <w:delText>No</w:delText>
              </w:r>
            </w:del>
          </w:p>
        </w:tc>
        <w:tc>
          <w:tcPr>
            <w:tcW w:w="1456" w:type="dxa"/>
            <w:tcBorders>
              <w:top w:val="nil"/>
              <w:left w:val="nil"/>
              <w:bottom w:val="nil"/>
              <w:right w:val="nil"/>
            </w:tcBorders>
          </w:tcPr>
          <w:p w14:paraId="4FAD8BBA" w14:textId="6017674C" w:rsidR="000B0772" w:rsidRPr="007C59B6" w:rsidDel="00371B76" w:rsidRDefault="000B0772" w:rsidP="002E5A8E">
            <w:pPr>
              <w:pStyle w:val="NormalWeb"/>
              <w:jc w:val="center"/>
              <w:rPr>
                <w:del w:id="710" w:author="Author"/>
              </w:rPr>
            </w:pPr>
            <w:del w:id="711" w:author="Author">
              <w:r w:rsidRPr="007C59B6" w:rsidDel="00371B76">
                <w:delText>4</w:delText>
              </w:r>
            </w:del>
          </w:p>
        </w:tc>
        <w:tc>
          <w:tcPr>
            <w:tcW w:w="1620" w:type="dxa"/>
            <w:tcBorders>
              <w:top w:val="nil"/>
              <w:left w:val="nil"/>
              <w:bottom w:val="nil"/>
              <w:right w:val="nil"/>
            </w:tcBorders>
          </w:tcPr>
          <w:p w14:paraId="4FD637F6" w14:textId="4DB4A8F1" w:rsidR="000B0772" w:rsidRPr="00C579A9" w:rsidDel="00371B76" w:rsidRDefault="000B0772" w:rsidP="002E5A8E">
            <w:pPr>
              <w:pStyle w:val="NormalWeb"/>
              <w:jc w:val="center"/>
              <w:rPr>
                <w:del w:id="712" w:author="Author"/>
              </w:rPr>
            </w:pPr>
            <w:del w:id="713" w:author="Author">
              <w:r w:rsidDel="00371B76">
                <w:delText>25.6</w:delText>
              </w:r>
              <w:r w:rsidRPr="006C7229" w:rsidDel="00371B76">
                <w:delText>±1</w:delText>
              </w:r>
              <w:r w:rsidDel="00371B76">
                <w:delText>.0</w:delText>
              </w:r>
            </w:del>
          </w:p>
        </w:tc>
        <w:tc>
          <w:tcPr>
            <w:tcW w:w="1260" w:type="dxa"/>
            <w:tcBorders>
              <w:top w:val="nil"/>
              <w:left w:val="nil"/>
              <w:bottom w:val="nil"/>
              <w:right w:val="nil"/>
            </w:tcBorders>
          </w:tcPr>
          <w:p w14:paraId="682DA697" w14:textId="2B3DD56C" w:rsidR="000B0772" w:rsidRPr="00326B7F" w:rsidDel="00371B76" w:rsidRDefault="000B0772" w:rsidP="002E5A8E">
            <w:pPr>
              <w:pStyle w:val="NormalWeb"/>
              <w:jc w:val="center"/>
              <w:rPr>
                <w:del w:id="714" w:author="Author"/>
              </w:rPr>
            </w:pPr>
            <w:del w:id="715" w:author="Author">
              <w:r w:rsidDel="00371B76">
                <w:delText>81.6</w:delText>
              </w:r>
              <w:r w:rsidRPr="006C7229" w:rsidDel="00371B76">
                <w:delText>±</w:delText>
              </w:r>
              <w:r w:rsidRPr="006D450B" w:rsidDel="00371B76">
                <w:delText>5.5</w:delText>
              </w:r>
            </w:del>
          </w:p>
        </w:tc>
        <w:tc>
          <w:tcPr>
            <w:tcW w:w="2160" w:type="dxa"/>
            <w:tcBorders>
              <w:top w:val="nil"/>
              <w:left w:val="nil"/>
              <w:bottom w:val="nil"/>
              <w:right w:val="nil"/>
            </w:tcBorders>
          </w:tcPr>
          <w:p w14:paraId="3A5CE0F9" w14:textId="477A5B30" w:rsidR="000B0772" w:rsidRPr="007C59B6" w:rsidDel="00371B76" w:rsidRDefault="000B0772" w:rsidP="002E5A8E">
            <w:pPr>
              <w:pStyle w:val="NormalWeb"/>
              <w:jc w:val="center"/>
              <w:rPr>
                <w:del w:id="716" w:author="Author"/>
              </w:rPr>
            </w:pPr>
            <w:del w:id="717" w:author="Author">
              <w:r w:rsidDel="00371B76">
                <w:delText>Forest</w:delText>
              </w:r>
            </w:del>
          </w:p>
        </w:tc>
      </w:tr>
      <w:tr w:rsidR="000B0772" w:rsidRPr="007C59B6" w:rsidDel="00371B76" w14:paraId="6DEACD9F" w14:textId="388088F8" w:rsidTr="002E5A8E">
        <w:trPr>
          <w:trHeight w:val="360"/>
          <w:del w:id="718" w:author="Author"/>
        </w:trPr>
        <w:tc>
          <w:tcPr>
            <w:tcW w:w="1298" w:type="dxa"/>
            <w:tcBorders>
              <w:top w:val="nil"/>
              <w:left w:val="nil"/>
              <w:bottom w:val="nil"/>
              <w:right w:val="nil"/>
            </w:tcBorders>
          </w:tcPr>
          <w:p w14:paraId="70C58F34" w14:textId="1D80E668" w:rsidR="000B0772" w:rsidRPr="007C59B6" w:rsidDel="00371B76" w:rsidRDefault="000B0772" w:rsidP="002E5A8E">
            <w:pPr>
              <w:pStyle w:val="NormalWeb"/>
              <w:jc w:val="center"/>
              <w:rPr>
                <w:del w:id="719" w:author="Author"/>
              </w:rPr>
            </w:pPr>
            <w:del w:id="720" w:author="Author">
              <w:r w:rsidRPr="007C59B6" w:rsidDel="00371B76">
                <w:delText>HT4</w:delText>
              </w:r>
            </w:del>
          </w:p>
        </w:tc>
        <w:tc>
          <w:tcPr>
            <w:tcW w:w="963" w:type="dxa"/>
            <w:tcBorders>
              <w:top w:val="nil"/>
              <w:left w:val="nil"/>
              <w:bottom w:val="nil"/>
              <w:right w:val="nil"/>
            </w:tcBorders>
          </w:tcPr>
          <w:p w14:paraId="6613B8C5" w14:textId="172CDA05" w:rsidR="000B0772" w:rsidRPr="007C59B6" w:rsidDel="00371B76" w:rsidRDefault="000B0772" w:rsidP="002E5A8E">
            <w:pPr>
              <w:pStyle w:val="NormalWeb"/>
              <w:jc w:val="center"/>
              <w:rPr>
                <w:del w:id="721" w:author="Author"/>
              </w:rPr>
            </w:pPr>
            <w:del w:id="722" w:author="Author">
              <w:r w:rsidRPr="007C59B6" w:rsidDel="00371B76">
                <w:delText>Yes</w:delText>
              </w:r>
            </w:del>
          </w:p>
        </w:tc>
        <w:tc>
          <w:tcPr>
            <w:tcW w:w="1323" w:type="dxa"/>
            <w:tcBorders>
              <w:top w:val="nil"/>
              <w:left w:val="nil"/>
              <w:bottom w:val="nil"/>
              <w:right w:val="nil"/>
            </w:tcBorders>
          </w:tcPr>
          <w:p w14:paraId="1DA45993" w14:textId="644FB33E" w:rsidR="000B0772" w:rsidRPr="007C59B6" w:rsidDel="00371B76" w:rsidRDefault="000B0772" w:rsidP="002E5A8E">
            <w:pPr>
              <w:pStyle w:val="NormalWeb"/>
              <w:jc w:val="center"/>
              <w:rPr>
                <w:del w:id="723" w:author="Author"/>
              </w:rPr>
            </w:pPr>
            <w:del w:id="724" w:author="Author">
              <w:r w:rsidRPr="007C59B6" w:rsidDel="00371B76">
                <w:delText>Yes</w:delText>
              </w:r>
            </w:del>
          </w:p>
        </w:tc>
        <w:tc>
          <w:tcPr>
            <w:tcW w:w="1456" w:type="dxa"/>
            <w:tcBorders>
              <w:top w:val="nil"/>
              <w:left w:val="nil"/>
              <w:bottom w:val="nil"/>
              <w:right w:val="nil"/>
            </w:tcBorders>
          </w:tcPr>
          <w:p w14:paraId="450D277B" w14:textId="64DEC1EF" w:rsidR="000B0772" w:rsidRPr="007C59B6" w:rsidDel="00371B76" w:rsidRDefault="000B0772" w:rsidP="002E5A8E">
            <w:pPr>
              <w:pStyle w:val="NormalWeb"/>
              <w:jc w:val="center"/>
              <w:rPr>
                <w:del w:id="725" w:author="Author"/>
              </w:rPr>
            </w:pPr>
            <w:del w:id="726" w:author="Author">
              <w:r w:rsidRPr="007C59B6" w:rsidDel="00371B76">
                <w:delText>4</w:delText>
              </w:r>
            </w:del>
          </w:p>
        </w:tc>
        <w:tc>
          <w:tcPr>
            <w:tcW w:w="1620" w:type="dxa"/>
            <w:tcBorders>
              <w:top w:val="nil"/>
              <w:left w:val="nil"/>
              <w:bottom w:val="nil"/>
              <w:right w:val="nil"/>
            </w:tcBorders>
          </w:tcPr>
          <w:p w14:paraId="24B073AD" w14:textId="3A7E3949" w:rsidR="000B0772" w:rsidRPr="00C579A9" w:rsidDel="00371B76" w:rsidRDefault="00284CC4" w:rsidP="002E5A8E">
            <w:pPr>
              <w:pStyle w:val="NormalWeb"/>
              <w:jc w:val="center"/>
              <w:rPr>
                <w:del w:id="727" w:author="Author"/>
              </w:rPr>
            </w:pPr>
            <w:del w:id="728" w:author="Author">
              <w:r w:rsidDel="00371B76">
                <w:delText>19</w:delText>
              </w:r>
              <w:r w:rsidR="000B0772" w:rsidDel="00371B76">
                <w:delText>.</w:delText>
              </w:r>
              <w:r w:rsidDel="00371B76">
                <w:delText>1</w:delText>
              </w:r>
              <w:r w:rsidR="000B0772" w:rsidRPr="006C7229" w:rsidDel="00371B76">
                <w:delText>±</w:delText>
              </w:r>
              <w:r w:rsidRPr="006C7229" w:rsidDel="00371B76">
                <w:delText>4</w:delText>
              </w:r>
              <w:r w:rsidR="000B0772" w:rsidDel="00371B76">
                <w:delText>.</w:delText>
              </w:r>
              <w:r w:rsidDel="00371B76">
                <w:delText>9</w:delText>
              </w:r>
            </w:del>
          </w:p>
        </w:tc>
        <w:tc>
          <w:tcPr>
            <w:tcW w:w="1260" w:type="dxa"/>
            <w:tcBorders>
              <w:top w:val="nil"/>
              <w:left w:val="nil"/>
              <w:bottom w:val="nil"/>
              <w:right w:val="nil"/>
            </w:tcBorders>
          </w:tcPr>
          <w:p w14:paraId="20526D18" w14:textId="4653BA5A" w:rsidR="000B0772" w:rsidRPr="00326B7F" w:rsidDel="00371B76" w:rsidRDefault="000B0772" w:rsidP="002E5A8E">
            <w:pPr>
              <w:pStyle w:val="NormalWeb"/>
              <w:jc w:val="center"/>
              <w:rPr>
                <w:del w:id="729" w:author="Author"/>
              </w:rPr>
            </w:pPr>
            <w:del w:id="730" w:author="Author">
              <w:r w:rsidRPr="00326B7F" w:rsidDel="00371B76">
                <w:delText>52.4</w:delText>
              </w:r>
              <w:r w:rsidRPr="006C7229" w:rsidDel="00371B76">
                <w:delText>±</w:delText>
              </w:r>
              <w:r w:rsidRPr="00701EBD" w:rsidDel="00371B76">
                <w:delText>13.8</w:delText>
              </w:r>
            </w:del>
          </w:p>
        </w:tc>
        <w:tc>
          <w:tcPr>
            <w:tcW w:w="2160" w:type="dxa"/>
            <w:tcBorders>
              <w:top w:val="nil"/>
              <w:left w:val="nil"/>
              <w:bottom w:val="nil"/>
              <w:right w:val="nil"/>
            </w:tcBorders>
          </w:tcPr>
          <w:p w14:paraId="153002DE" w14:textId="28ED73CF" w:rsidR="000B0772" w:rsidRPr="007C59B6" w:rsidDel="00371B76" w:rsidRDefault="000B0772" w:rsidP="002E5A8E">
            <w:pPr>
              <w:pStyle w:val="NormalWeb"/>
              <w:jc w:val="center"/>
              <w:rPr>
                <w:del w:id="731" w:author="Author"/>
              </w:rPr>
            </w:pPr>
            <w:del w:id="732" w:author="Author">
              <w:r w:rsidDel="00371B76">
                <w:delText>Forest</w:delText>
              </w:r>
            </w:del>
          </w:p>
        </w:tc>
      </w:tr>
      <w:tr w:rsidR="000B0772" w:rsidRPr="007C59B6" w:rsidDel="00371B76" w14:paraId="4A54DA61" w14:textId="629A45B7" w:rsidTr="002E5A8E">
        <w:trPr>
          <w:trHeight w:val="360"/>
          <w:del w:id="733" w:author="Author"/>
        </w:trPr>
        <w:tc>
          <w:tcPr>
            <w:tcW w:w="1298" w:type="dxa"/>
            <w:tcBorders>
              <w:top w:val="nil"/>
              <w:left w:val="nil"/>
              <w:bottom w:val="nil"/>
              <w:right w:val="nil"/>
            </w:tcBorders>
          </w:tcPr>
          <w:p w14:paraId="63DF37D5" w14:textId="1E29CF27" w:rsidR="000B0772" w:rsidRPr="007C59B6" w:rsidDel="00371B76" w:rsidRDefault="000B0772" w:rsidP="002E5A8E">
            <w:pPr>
              <w:pStyle w:val="NormalWeb"/>
              <w:jc w:val="center"/>
              <w:rPr>
                <w:del w:id="734" w:author="Author"/>
              </w:rPr>
            </w:pPr>
            <w:del w:id="735" w:author="Author">
              <w:r w:rsidRPr="007C59B6" w:rsidDel="00371B76">
                <w:delText>HT3</w:delText>
              </w:r>
            </w:del>
          </w:p>
        </w:tc>
        <w:tc>
          <w:tcPr>
            <w:tcW w:w="963" w:type="dxa"/>
            <w:tcBorders>
              <w:top w:val="nil"/>
              <w:left w:val="nil"/>
              <w:bottom w:val="nil"/>
              <w:right w:val="nil"/>
            </w:tcBorders>
          </w:tcPr>
          <w:p w14:paraId="056DD5F3" w14:textId="2EA377B1" w:rsidR="000B0772" w:rsidRPr="007C59B6" w:rsidDel="00371B76" w:rsidRDefault="000B0772" w:rsidP="002E5A8E">
            <w:pPr>
              <w:pStyle w:val="NormalWeb"/>
              <w:jc w:val="center"/>
              <w:rPr>
                <w:del w:id="736" w:author="Author"/>
              </w:rPr>
            </w:pPr>
            <w:del w:id="737" w:author="Author">
              <w:r w:rsidRPr="007C59B6" w:rsidDel="00371B76">
                <w:delText>Yes</w:delText>
              </w:r>
            </w:del>
          </w:p>
        </w:tc>
        <w:tc>
          <w:tcPr>
            <w:tcW w:w="1323" w:type="dxa"/>
            <w:tcBorders>
              <w:top w:val="nil"/>
              <w:left w:val="nil"/>
              <w:bottom w:val="nil"/>
              <w:right w:val="nil"/>
            </w:tcBorders>
          </w:tcPr>
          <w:p w14:paraId="61B59082" w14:textId="670A234A" w:rsidR="000B0772" w:rsidRPr="007C59B6" w:rsidDel="00371B76" w:rsidRDefault="000B0772" w:rsidP="002E5A8E">
            <w:pPr>
              <w:pStyle w:val="NormalWeb"/>
              <w:jc w:val="center"/>
              <w:rPr>
                <w:del w:id="738" w:author="Author"/>
              </w:rPr>
            </w:pPr>
            <w:del w:id="739" w:author="Author">
              <w:r w:rsidRPr="007C59B6" w:rsidDel="00371B76">
                <w:delText>Yes</w:delText>
              </w:r>
            </w:del>
          </w:p>
        </w:tc>
        <w:tc>
          <w:tcPr>
            <w:tcW w:w="1456" w:type="dxa"/>
            <w:tcBorders>
              <w:top w:val="nil"/>
              <w:left w:val="nil"/>
              <w:bottom w:val="nil"/>
              <w:right w:val="nil"/>
            </w:tcBorders>
          </w:tcPr>
          <w:p w14:paraId="0D75C523" w14:textId="05B95729" w:rsidR="000B0772" w:rsidRPr="007C59B6" w:rsidDel="00371B76" w:rsidRDefault="000B0772" w:rsidP="002E5A8E">
            <w:pPr>
              <w:pStyle w:val="NormalWeb"/>
              <w:jc w:val="center"/>
              <w:rPr>
                <w:del w:id="740" w:author="Author"/>
              </w:rPr>
            </w:pPr>
            <w:del w:id="741" w:author="Author">
              <w:r w:rsidRPr="007C59B6" w:rsidDel="00371B76">
                <w:delText>3</w:delText>
              </w:r>
            </w:del>
          </w:p>
        </w:tc>
        <w:tc>
          <w:tcPr>
            <w:tcW w:w="1620" w:type="dxa"/>
            <w:tcBorders>
              <w:top w:val="nil"/>
              <w:left w:val="nil"/>
              <w:bottom w:val="nil"/>
              <w:right w:val="nil"/>
            </w:tcBorders>
          </w:tcPr>
          <w:p w14:paraId="7A18977E" w14:textId="2E4AA24A" w:rsidR="000B0772" w:rsidRPr="00C579A9" w:rsidDel="00371B76" w:rsidRDefault="000B0772" w:rsidP="002E5A8E">
            <w:pPr>
              <w:pStyle w:val="NormalWeb"/>
              <w:jc w:val="center"/>
              <w:rPr>
                <w:del w:id="742" w:author="Author"/>
              </w:rPr>
            </w:pPr>
            <w:del w:id="743" w:author="Author">
              <w:r w:rsidDel="00371B76">
                <w:delText>5.</w:delText>
              </w:r>
              <w:r w:rsidR="00284CC4" w:rsidDel="00371B76">
                <w:delText>9</w:delText>
              </w:r>
              <w:r w:rsidRPr="006C7229" w:rsidDel="00371B76">
                <w:delText>±</w:delText>
              </w:r>
              <w:r w:rsidR="00284CC4" w:rsidRPr="006C7229" w:rsidDel="00371B76">
                <w:delText>0</w:delText>
              </w:r>
              <w:r w:rsidDel="00371B76">
                <w:delText>.3</w:delText>
              </w:r>
            </w:del>
          </w:p>
        </w:tc>
        <w:tc>
          <w:tcPr>
            <w:tcW w:w="1260" w:type="dxa"/>
            <w:tcBorders>
              <w:top w:val="nil"/>
              <w:left w:val="nil"/>
              <w:bottom w:val="nil"/>
              <w:right w:val="nil"/>
            </w:tcBorders>
          </w:tcPr>
          <w:p w14:paraId="1C78BD6E" w14:textId="43C8995A" w:rsidR="000B0772" w:rsidRPr="00326B7F" w:rsidDel="00371B76" w:rsidRDefault="000B0772" w:rsidP="002E5A8E">
            <w:pPr>
              <w:pStyle w:val="NormalWeb"/>
              <w:jc w:val="center"/>
              <w:rPr>
                <w:del w:id="744" w:author="Author"/>
              </w:rPr>
            </w:pPr>
            <w:del w:id="745" w:author="Author">
              <w:r w:rsidDel="00371B76">
                <w:delText>19.0</w:delText>
              </w:r>
              <w:r w:rsidRPr="006C7229" w:rsidDel="00371B76">
                <w:delText>±</w:delText>
              </w:r>
              <w:r w:rsidRPr="00701EBD" w:rsidDel="00371B76">
                <w:delText>6.6</w:delText>
              </w:r>
            </w:del>
          </w:p>
        </w:tc>
        <w:tc>
          <w:tcPr>
            <w:tcW w:w="2160" w:type="dxa"/>
            <w:tcBorders>
              <w:top w:val="nil"/>
              <w:left w:val="nil"/>
              <w:bottom w:val="nil"/>
              <w:right w:val="nil"/>
            </w:tcBorders>
          </w:tcPr>
          <w:p w14:paraId="5F07D3CA" w14:textId="53258CE0" w:rsidR="000B0772" w:rsidRPr="007C59B6" w:rsidDel="00371B76" w:rsidRDefault="000B0772" w:rsidP="002E5A8E">
            <w:pPr>
              <w:pStyle w:val="NormalWeb"/>
              <w:jc w:val="center"/>
              <w:rPr>
                <w:del w:id="746" w:author="Author"/>
              </w:rPr>
            </w:pPr>
            <w:del w:id="747" w:author="Author">
              <w:r w:rsidDel="00371B76">
                <w:delText>Savanna</w:delText>
              </w:r>
            </w:del>
          </w:p>
        </w:tc>
      </w:tr>
      <w:tr w:rsidR="000B0772" w:rsidRPr="007C59B6" w:rsidDel="00371B76" w14:paraId="1F09FDE4" w14:textId="45B27DEF" w:rsidTr="002E5A8E">
        <w:trPr>
          <w:trHeight w:val="360"/>
          <w:del w:id="748" w:author="Author"/>
        </w:trPr>
        <w:tc>
          <w:tcPr>
            <w:tcW w:w="1298" w:type="dxa"/>
            <w:tcBorders>
              <w:top w:val="nil"/>
              <w:left w:val="nil"/>
              <w:bottom w:val="nil"/>
              <w:right w:val="nil"/>
            </w:tcBorders>
          </w:tcPr>
          <w:p w14:paraId="344A8797" w14:textId="4285448B" w:rsidR="000B0772" w:rsidRPr="007C59B6" w:rsidDel="00371B76" w:rsidRDefault="000B0772" w:rsidP="002E5A8E">
            <w:pPr>
              <w:pStyle w:val="NormalWeb"/>
              <w:jc w:val="center"/>
              <w:rPr>
                <w:del w:id="749" w:author="Author"/>
              </w:rPr>
            </w:pPr>
            <w:del w:id="750" w:author="Author">
              <w:r w:rsidRPr="007C59B6" w:rsidDel="00371B76">
                <w:delText>HT2</w:delText>
              </w:r>
            </w:del>
          </w:p>
        </w:tc>
        <w:tc>
          <w:tcPr>
            <w:tcW w:w="963" w:type="dxa"/>
            <w:tcBorders>
              <w:top w:val="nil"/>
              <w:left w:val="nil"/>
              <w:bottom w:val="nil"/>
              <w:right w:val="nil"/>
            </w:tcBorders>
          </w:tcPr>
          <w:p w14:paraId="2A408938" w14:textId="4D42EE78" w:rsidR="000B0772" w:rsidRPr="007C59B6" w:rsidDel="00371B76" w:rsidRDefault="000B0772" w:rsidP="002E5A8E">
            <w:pPr>
              <w:pStyle w:val="NormalWeb"/>
              <w:jc w:val="center"/>
              <w:rPr>
                <w:del w:id="751" w:author="Author"/>
              </w:rPr>
            </w:pPr>
            <w:del w:id="752" w:author="Author">
              <w:r w:rsidRPr="007C59B6" w:rsidDel="00371B76">
                <w:delText>Yes</w:delText>
              </w:r>
            </w:del>
          </w:p>
        </w:tc>
        <w:tc>
          <w:tcPr>
            <w:tcW w:w="1323" w:type="dxa"/>
            <w:tcBorders>
              <w:top w:val="nil"/>
              <w:left w:val="nil"/>
              <w:bottom w:val="nil"/>
              <w:right w:val="nil"/>
            </w:tcBorders>
          </w:tcPr>
          <w:p w14:paraId="08DCE943" w14:textId="2F56E5CE" w:rsidR="000B0772" w:rsidRPr="007C59B6" w:rsidDel="00371B76" w:rsidRDefault="000B0772" w:rsidP="002E5A8E">
            <w:pPr>
              <w:pStyle w:val="NormalWeb"/>
              <w:jc w:val="center"/>
              <w:rPr>
                <w:del w:id="753" w:author="Author"/>
              </w:rPr>
            </w:pPr>
            <w:del w:id="754" w:author="Author">
              <w:r w:rsidRPr="007C59B6" w:rsidDel="00371B76">
                <w:delText>Yes</w:delText>
              </w:r>
            </w:del>
          </w:p>
        </w:tc>
        <w:tc>
          <w:tcPr>
            <w:tcW w:w="1456" w:type="dxa"/>
            <w:tcBorders>
              <w:top w:val="nil"/>
              <w:left w:val="nil"/>
              <w:bottom w:val="nil"/>
              <w:right w:val="nil"/>
            </w:tcBorders>
          </w:tcPr>
          <w:p w14:paraId="1DED607F" w14:textId="24D16174" w:rsidR="000B0772" w:rsidRPr="007C59B6" w:rsidDel="00371B76" w:rsidRDefault="000B0772" w:rsidP="002E5A8E">
            <w:pPr>
              <w:pStyle w:val="NormalWeb"/>
              <w:jc w:val="center"/>
              <w:rPr>
                <w:del w:id="755" w:author="Author"/>
              </w:rPr>
            </w:pPr>
            <w:del w:id="756" w:author="Author">
              <w:r w:rsidRPr="007C59B6" w:rsidDel="00371B76">
                <w:delText>2</w:delText>
              </w:r>
            </w:del>
          </w:p>
        </w:tc>
        <w:tc>
          <w:tcPr>
            <w:tcW w:w="1620" w:type="dxa"/>
            <w:tcBorders>
              <w:top w:val="nil"/>
              <w:left w:val="nil"/>
              <w:bottom w:val="nil"/>
              <w:right w:val="nil"/>
            </w:tcBorders>
          </w:tcPr>
          <w:p w14:paraId="369BA19C" w14:textId="7A0CEDC1" w:rsidR="000B0772" w:rsidRPr="00C579A9" w:rsidDel="00371B76" w:rsidRDefault="00284CC4" w:rsidP="002E5A8E">
            <w:pPr>
              <w:pStyle w:val="NormalWeb"/>
              <w:jc w:val="center"/>
              <w:rPr>
                <w:del w:id="757" w:author="Author"/>
              </w:rPr>
            </w:pPr>
            <w:del w:id="758" w:author="Author">
              <w:r w:rsidDel="00371B76">
                <w:delText>7</w:delText>
              </w:r>
              <w:r w:rsidR="000B0772" w:rsidDel="00371B76">
                <w:delText>.</w:delText>
              </w:r>
              <w:r w:rsidDel="00371B76">
                <w:delText>2</w:delText>
              </w:r>
              <w:r w:rsidR="000B0772" w:rsidRPr="006C7229" w:rsidDel="00371B76">
                <w:delText>±</w:delText>
              </w:r>
              <w:r w:rsidRPr="006C7229" w:rsidDel="00371B76">
                <w:delText>1</w:delText>
              </w:r>
              <w:r w:rsidR="000B0772" w:rsidDel="00371B76">
                <w:delText>.</w:delText>
              </w:r>
              <w:r w:rsidDel="00371B76">
                <w:delText>1</w:delText>
              </w:r>
            </w:del>
          </w:p>
        </w:tc>
        <w:tc>
          <w:tcPr>
            <w:tcW w:w="1260" w:type="dxa"/>
            <w:tcBorders>
              <w:top w:val="nil"/>
              <w:left w:val="nil"/>
              <w:bottom w:val="nil"/>
              <w:right w:val="nil"/>
            </w:tcBorders>
          </w:tcPr>
          <w:p w14:paraId="0B939D5D" w14:textId="66B32238" w:rsidR="000B0772" w:rsidRPr="00326B7F" w:rsidDel="00371B76" w:rsidRDefault="000B0772" w:rsidP="002E5A8E">
            <w:pPr>
              <w:pStyle w:val="NormalWeb"/>
              <w:jc w:val="center"/>
              <w:rPr>
                <w:del w:id="759" w:author="Author"/>
              </w:rPr>
            </w:pPr>
            <w:del w:id="760" w:author="Author">
              <w:r w:rsidRPr="00326B7F" w:rsidDel="00371B76">
                <w:delText>28.7</w:delText>
              </w:r>
              <w:r w:rsidRPr="006C7229" w:rsidDel="00371B76">
                <w:delText>±</w:delText>
              </w:r>
              <w:r w:rsidRPr="00701EBD" w:rsidDel="00371B76">
                <w:delText>5.0</w:delText>
              </w:r>
            </w:del>
          </w:p>
        </w:tc>
        <w:tc>
          <w:tcPr>
            <w:tcW w:w="2160" w:type="dxa"/>
            <w:tcBorders>
              <w:top w:val="nil"/>
              <w:left w:val="nil"/>
              <w:bottom w:val="nil"/>
              <w:right w:val="nil"/>
            </w:tcBorders>
          </w:tcPr>
          <w:p w14:paraId="3908BB66" w14:textId="5A09D162" w:rsidR="000B0772" w:rsidRPr="007C59B6" w:rsidDel="00371B76" w:rsidRDefault="000B0772" w:rsidP="002E5A8E">
            <w:pPr>
              <w:pStyle w:val="NormalWeb"/>
              <w:jc w:val="center"/>
              <w:rPr>
                <w:del w:id="761" w:author="Author"/>
              </w:rPr>
            </w:pPr>
            <w:del w:id="762" w:author="Author">
              <w:r w:rsidDel="00371B76">
                <w:delText>Savanna</w:delText>
              </w:r>
            </w:del>
          </w:p>
        </w:tc>
      </w:tr>
      <w:tr w:rsidR="000B0772" w:rsidRPr="007C59B6" w:rsidDel="00371B76" w14:paraId="03D368CC" w14:textId="10A2E62F" w:rsidTr="002E5A8E">
        <w:trPr>
          <w:trHeight w:val="360"/>
          <w:del w:id="763" w:author="Author"/>
        </w:trPr>
        <w:tc>
          <w:tcPr>
            <w:tcW w:w="1298" w:type="dxa"/>
            <w:tcBorders>
              <w:top w:val="nil"/>
              <w:left w:val="nil"/>
              <w:bottom w:val="nil"/>
              <w:right w:val="nil"/>
            </w:tcBorders>
          </w:tcPr>
          <w:p w14:paraId="5D5DD264" w14:textId="78ED21DF" w:rsidR="000B0772" w:rsidRPr="007C59B6" w:rsidDel="00371B76" w:rsidRDefault="000B0772" w:rsidP="002E5A8E">
            <w:pPr>
              <w:pStyle w:val="NormalWeb"/>
              <w:jc w:val="center"/>
              <w:rPr>
                <w:del w:id="764" w:author="Author"/>
              </w:rPr>
            </w:pPr>
            <w:del w:id="765" w:author="Author">
              <w:r w:rsidRPr="007C59B6" w:rsidDel="00371B76">
                <w:delText>HT1</w:delText>
              </w:r>
            </w:del>
          </w:p>
        </w:tc>
        <w:tc>
          <w:tcPr>
            <w:tcW w:w="963" w:type="dxa"/>
            <w:tcBorders>
              <w:top w:val="nil"/>
              <w:left w:val="nil"/>
              <w:bottom w:val="nil"/>
              <w:right w:val="nil"/>
            </w:tcBorders>
          </w:tcPr>
          <w:p w14:paraId="735D39DD" w14:textId="02C447B2" w:rsidR="000B0772" w:rsidRPr="007C59B6" w:rsidDel="00371B76" w:rsidRDefault="000B0772" w:rsidP="002E5A8E">
            <w:pPr>
              <w:pStyle w:val="NormalWeb"/>
              <w:jc w:val="center"/>
              <w:rPr>
                <w:del w:id="766" w:author="Author"/>
              </w:rPr>
            </w:pPr>
            <w:del w:id="767" w:author="Author">
              <w:r w:rsidRPr="007C59B6" w:rsidDel="00371B76">
                <w:delText>Yes</w:delText>
              </w:r>
            </w:del>
          </w:p>
        </w:tc>
        <w:tc>
          <w:tcPr>
            <w:tcW w:w="1323" w:type="dxa"/>
            <w:tcBorders>
              <w:top w:val="nil"/>
              <w:left w:val="nil"/>
              <w:bottom w:val="nil"/>
              <w:right w:val="nil"/>
            </w:tcBorders>
          </w:tcPr>
          <w:p w14:paraId="5A81D6EF" w14:textId="5D497FB5" w:rsidR="000B0772" w:rsidRPr="007C59B6" w:rsidDel="00371B76" w:rsidRDefault="000B0772" w:rsidP="002E5A8E">
            <w:pPr>
              <w:pStyle w:val="NormalWeb"/>
              <w:jc w:val="center"/>
              <w:rPr>
                <w:del w:id="768" w:author="Author"/>
              </w:rPr>
            </w:pPr>
            <w:del w:id="769" w:author="Author">
              <w:r w:rsidRPr="007C59B6" w:rsidDel="00371B76">
                <w:delText>Yes</w:delText>
              </w:r>
            </w:del>
          </w:p>
        </w:tc>
        <w:tc>
          <w:tcPr>
            <w:tcW w:w="1456" w:type="dxa"/>
            <w:tcBorders>
              <w:top w:val="nil"/>
              <w:left w:val="nil"/>
              <w:bottom w:val="nil"/>
              <w:right w:val="nil"/>
            </w:tcBorders>
          </w:tcPr>
          <w:p w14:paraId="421F6E35" w14:textId="2F078BFD" w:rsidR="000B0772" w:rsidRPr="007C59B6" w:rsidDel="00371B76" w:rsidRDefault="000B0772" w:rsidP="002E5A8E">
            <w:pPr>
              <w:pStyle w:val="NormalWeb"/>
              <w:jc w:val="center"/>
              <w:rPr>
                <w:del w:id="770" w:author="Author"/>
              </w:rPr>
            </w:pPr>
            <w:del w:id="771" w:author="Author">
              <w:r w:rsidRPr="007C59B6" w:rsidDel="00371B76">
                <w:delText>1</w:delText>
              </w:r>
            </w:del>
          </w:p>
        </w:tc>
        <w:tc>
          <w:tcPr>
            <w:tcW w:w="1620" w:type="dxa"/>
            <w:tcBorders>
              <w:top w:val="nil"/>
              <w:left w:val="nil"/>
              <w:bottom w:val="nil"/>
              <w:right w:val="nil"/>
            </w:tcBorders>
          </w:tcPr>
          <w:p w14:paraId="4AD3C9DC" w14:textId="668FA40A" w:rsidR="000B0772" w:rsidRPr="00326B7F" w:rsidDel="00371B76" w:rsidRDefault="000B0772" w:rsidP="002E5A8E">
            <w:pPr>
              <w:pStyle w:val="NormalWeb"/>
              <w:jc w:val="center"/>
              <w:rPr>
                <w:del w:id="772" w:author="Author"/>
              </w:rPr>
            </w:pPr>
            <w:del w:id="773" w:author="Author">
              <w:r w:rsidDel="00371B76">
                <w:delText>3.</w:delText>
              </w:r>
              <w:r w:rsidR="00284CC4" w:rsidDel="00371B76">
                <w:delText>4</w:delText>
              </w:r>
              <w:r w:rsidRPr="006C7229" w:rsidDel="00371B76">
                <w:delText>±</w:delText>
              </w:r>
              <w:r w:rsidDel="00371B76">
                <w:delText>1.</w:delText>
              </w:r>
              <w:r w:rsidR="00284CC4" w:rsidDel="00371B76">
                <w:delText>1</w:delText>
              </w:r>
            </w:del>
          </w:p>
        </w:tc>
        <w:tc>
          <w:tcPr>
            <w:tcW w:w="1260" w:type="dxa"/>
            <w:tcBorders>
              <w:top w:val="nil"/>
              <w:left w:val="nil"/>
              <w:bottom w:val="nil"/>
              <w:right w:val="nil"/>
            </w:tcBorders>
          </w:tcPr>
          <w:p w14:paraId="39F3D843" w14:textId="2A7F80EC" w:rsidR="000B0772" w:rsidRPr="00326B7F" w:rsidDel="00371B76" w:rsidRDefault="000B0772" w:rsidP="002E5A8E">
            <w:pPr>
              <w:pStyle w:val="NormalWeb"/>
              <w:jc w:val="center"/>
              <w:rPr>
                <w:del w:id="774" w:author="Author"/>
              </w:rPr>
            </w:pPr>
            <w:del w:id="775" w:author="Author">
              <w:r w:rsidRPr="00326B7F" w:rsidDel="00371B76">
                <w:delText>19.5</w:delText>
              </w:r>
              <w:r w:rsidRPr="006C7229" w:rsidDel="00371B76">
                <w:delText>±</w:delText>
              </w:r>
              <w:r w:rsidRPr="00701EBD" w:rsidDel="00371B76">
                <w:delText>6.3</w:delText>
              </w:r>
            </w:del>
          </w:p>
        </w:tc>
        <w:tc>
          <w:tcPr>
            <w:tcW w:w="2160" w:type="dxa"/>
            <w:tcBorders>
              <w:top w:val="nil"/>
              <w:left w:val="nil"/>
              <w:bottom w:val="nil"/>
              <w:right w:val="nil"/>
            </w:tcBorders>
          </w:tcPr>
          <w:p w14:paraId="5ABC45ED" w14:textId="1EB7EA44" w:rsidR="000B0772" w:rsidRPr="007C59B6" w:rsidDel="00371B76" w:rsidRDefault="000B0772" w:rsidP="002E5A8E">
            <w:pPr>
              <w:pStyle w:val="NormalWeb"/>
              <w:jc w:val="center"/>
              <w:rPr>
                <w:del w:id="776" w:author="Author"/>
              </w:rPr>
            </w:pPr>
            <w:del w:id="777" w:author="Author">
              <w:r w:rsidDel="00371B76">
                <w:delText>Grassland/Savanna</w:delText>
              </w:r>
            </w:del>
          </w:p>
        </w:tc>
      </w:tr>
      <w:tr w:rsidR="000B0772" w:rsidRPr="007C59B6" w:rsidDel="00371B76" w14:paraId="0F4C6DF1" w14:textId="79D0AEA8" w:rsidTr="002E5A8E">
        <w:trPr>
          <w:trHeight w:val="360"/>
          <w:del w:id="778" w:author="Author"/>
        </w:trPr>
        <w:tc>
          <w:tcPr>
            <w:tcW w:w="1298" w:type="dxa"/>
            <w:tcBorders>
              <w:top w:val="nil"/>
              <w:left w:val="nil"/>
              <w:bottom w:val="single" w:sz="4" w:space="0" w:color="auto"/>
              <w:right w:val="nil"/>
            </w:tcBorders>
          </w:tcPr>
          <w:p w14:paraId="60680976" w14:textId="4BFD3CFE" w:rsidR="000B0772" w:rsidRPr="007C59B6" w:rsidDel="00371B76" w:rsidRDefault="000B0772" w:rsidP="002E5A8E">
            <w:pPr>
              <w:pStyle w:val="NormalWeb"/>
              <w:jc w:val="center"/>
              <w:rPr>
                <w:del w:id="779" w:author="Author"/>
              </w:rPr>
            </w:pPr>
            <w:del w:id="780" w:author="Author">
              <w:r w:rsidRPr="007C59B6" w:rsidDel="00371B76">
                <w:delText>HNT1</w:delText>
              </w:r>
            </w:del>
          </w:p>
        </w:tc>
        <w:tc>
          <w:tcPr>
            <w:tcW w:w="963" w:type="dxa"/>
            <w:tcBorders>
              <w:top w:val="nil"/>
              <w:left w:val="nil"/>
              <w:bottom w:val="single" w:sz="4" w:space="0" w:color="auto"/>
              <w:right w:val="nil"/>
            </w:tcBorders>
          </w:tcPr>
          <w:p w14:paraId="123FEC48" w14:textId="6CAEBC40" w:rsidR="000B0772" w:rsidRPr="007C59B6" w:rsidDel="00371B76" w:rsidRDefault="000B0772" w:rsidP="002E5A8E">
            <w:pPr>
              <w:pStyle w:val="NormalWeb"/>
              <w:jc w:val="center"/>
              <w:rPr>
                <w:del w:id="781" w:author="Author"/>
              </w:rPr>
            </w:pPr>
            <w:del w:id="782" w:author="Author">
              <w:r w:rsidRPr="007C59B6" w:rsidDel="00371B76">
                <w:delText>Yes</w:delText>
              </w:r>
            </w:del>
          </w:p>
        </w:tc>
        <w:tc>
          <w:tcPr>
            <w:tcW w:w="1323" w:type="dxa"/>
            <w:tcBorders>
              <w:top w:val="nil"/>
              <w:left w:val="nil"/>
              <w:bottom w:val="single" w:sz="4" w:space="0" w:color="auto"/>
              <w:right w:val="nil"/>
            </w:tcBorders>
          </w:tcPr>
          <w:p w14:paraId="395835A9" w14:textId="64A6E2E3" w:rsidR="000B0772" w:rsidRPr="007C59B6" w:rsidDel="00371B76" w:rsidRDefault="000B0772" w:rsidP="002E5A8E">
            <w:pPr>
              <w:pStyle w:val="NormalWeb"/>
              <w:jc w:val="center"/>
              <w:rPr>
                <w:del w:id="783" w:author="Author"/>
              </w:rPr>
            </w:pPr>
            <w:del w:id="784" w:author="Author">
              <w:r w:rsidRPr="007C59B6" w:rsidDel="00371B76">
                <w:delText>No</w:delText>
              </w:r>
            </w:del>
          </w:p>
        </w:tc>
        <w:tc>
          <w:tcPr>
            <w:tcW w:w="1456" w:type="dxa"/>
            <w:tcBorders>
              <w:top w:val="nil"/>
              <w:left w:val="nil"/>
              <w:bottom w:val="single" w:sz="4" w:space="0" w:color="auto"/>
              <w:right w:val="nil"/>
            </w:tcBorders>
          </w:tcPr>
          <w:p w14:paraId="080F7462" w14:textId="4B3F2B23" w:rsidR="000B0772" w:rsidRPr="007C59B6" w:rsidDel="00371B76" w:rsidRDefault="000B0772" w:rsidP="002E5A8E">
            <w:pPr>
              <w:pStyle w:val="NormalWeb"/>
              <w:jc w:val="center"/>
              <w:rPr>
                <w:del w:id="785" w:author="Author"/>
              </w:rPr>
            </w:pPr>
            <w:del w:id="786" w:author="Author">
              <w:r w:rsidRPr="007C59B6" w:rsidDel="00371B76">
                <w:delText>1</w:delText>
              </w:r>
            </w:del>
          </w:p>
        </w:tc>
        <w:tc>
          <w:tcPr>
            <w:tcW w:w="1620" w:type="dxa"/>
            <w:tcBorders>
              <w:top w:val="nil"/>
              <w:left w:val="nil"/>
              <w:bottom w:val="single" w:sz="4" w:space="0" w:color="auto"/>
              <w:right w:val="nil"/>
            </w:tcBorders>
          </w:tcPr>
          <w:p w14:paraId="53F07ADD" w14:textId="2BB0B863" w:rsidR="000B0772" w:rsidRPr="00C579A9" w:rsidDel="00371B76" w:rsidRDefault="00284CC4" w:rsidP="002E5A8E">
            <w:pPr>
              <w:pStyle w:val="NormalWeb"/>
              <w:jc w:val="center"/>
              <w:rPr>
                <w:del w:id="787" w:author="Author"/>
              </w:rPr>
            </w:pPr>
            <w:del w:id="788" w:author="Author">
              <w:r w:rsidDel="00371B76">
                <w:delText>6</w:delText>
              </w:r>
              <w:r w:rsidR="000B0772" w:rsidDel="00371B76">
                <w:delText>.</w:delText>
              </w:r>
              <w:r w:rsidDel="00371B76">
                <w:delText>5</w:delText>
              </w:r>
              <w:r w:rsidR="000B0772" w:rsidRPr="006C7229" w:rsidDel="00371B76">
                <w:delText>±</w:delText>
              </w:r>
              <w:r w:rsidR="000B0772" w:rsidDel="00371B76">
                <w:delText>0.</w:delText>
              </w:r>
              <w:r w:rsidDel="00371B76">
                <w:delText>7</w:delText>
              </w:r>
            </w:del>
          </w:p>
        </w:tc>
        <w:tc>
          <w:tcPr>
            <w:tcW w:w="1260" w:type="dxa"/>
            <w:tcBorders>
              <w:top w:val="nil"/>
              <w:left w:val="nil"/>
              <w:bottom w:val="single" w:sz="4" w:space="0" w:color="auto"/>
              <w:right w:val="nil"/>
            </w:tcBorders>
          </w:tcPr>
          <w:p w14:paraId="4BA65104" w14:textId="4301B2F0" w:rsidR="000B0772" w:rsidRPr="00326B7F" w:rsidDel="00371B76" w:rsidRDefault="000B0772" w:rsidP="002E5A8E">
            <w:pPr>
              <w:pStyle w:val="NormalWeb"/>
              <w:jc w:val="center"/>
              <w:rPr>
                <w:del w:id="789" w:author="Author"/>
              </w:rPr>
            </w:pPr>
            <w:del w:id="790" w:author="Author">
              <w:r w:rsidRPr="00326B7F" w:rsidDel="00371B76">
                <w:delText>24.4</w:delText>
              </w:r>
              <w:r w:rsidRPr="006C7229" w:rsidDel="00371B76">
                <w:delText>±</w:delText>
              </w:r>
              <w:r w:rsidRPr="00701EBD" w:rsidDel="00371B76">
                <w:delText>8.9</w:delText>
              </w:r>
            </w:del>
          </w:p>
        </w:tc>
        <w:tc>
          <w:tcPr>
            <w:tcW w:w="2160" w:type="dxa"/>
            <w:tcBorders>
              <w:top w:val="nil"/>
              <w:left w:val="nil"/>
              <w:bottom w:val="single" w:sz="4" w:space="0" w:color="auto"/>
              <w:right w:val="nil"/>
            </w:tcBorders>
          </w:tcPr>
          <w:p w14:paraId="467EF366" w14:textId="63E2407C" w:rsidR="000B0772" w:rsidRPr="007C59B6" w:rsidDel="00371B76" w:rsidRDefault="000B0772" w:rsidP="002E5A8E">
            <w:pPr>
              <w:pStyle w:val="NormalWeb"/>
              <w:jc w:val="center"/>
              <w:rPr>
                <w:del w:id="791" w:author="Author"/>
              </w:rPr>
            </w:pPr>
            <w:del w:id="792" w:author="Author">
              <w:r w:rsidDel="00371B76">
                <w:delText>Savanna/Woodland</w:delText>
              </w:r>
            </w:del>
          </w:p>
        </w:tc>
      </w:tr>
    </w:tbl>
    <w:p w14:paraId="526B004F" w14:textId="78937866" w:rsidR="00B12330" w:rsidDel="000368D9" w:rsidRDefault="00B12330" w:rsidP="003B6B0D">
      <w:pPr>
        <w:rPr>
          <w:del w:id="793" w:author="Author"/>
          <w:b/>
        </w:rPr>
      </w:pPr>
    </w:p>
    <w:p w14:paraId="18716D86" w14:textId="77777777" w:rsidR="000368D9" w:rsidRDefault="000368D9" w:rsidP="003B6B0D">
      <w:pPr>
        <w:rPr>
          <w:ins w:id="794" w:author="Author"/>
          <w:b/>
        </w:rPr>
      </w:pPr>
    </w:p>
    <w:p w14:paraId="255E917B" w14:textId="77777777" w:rsidR="00B12330" w:rsidDel="00823773" w:rsidRDefault="00B12330" w:rsidP="003B6B0D">
      <w:pPr>
        <w:rPr>
          <w:del w:id="795" w:author="Author"/>
          <w:b/>
        </w:rPr>
      </w:pPr>
    </w:p>
    <w:p w14:paraId="13592545" w14:textId="77777777" w:rsidR="00B12330" w:rsidDel="00823773" w:rsidRDefault="00B12330" w:rsidP="003B6B0D">
      <w:pPr>
        <w:rPr>
          <w:del w:id="796" w:author="Author"/>
          <w:b/>
        </w:rPr>
      </w:pPr>
    </w:p>
    <w:p w14:paraId="1B6FF3AC" w14:textId="77777777" w:rsidR="00B12330" w:rsidDel="00823773" w:rsidRDefault="00B12330" w:rsidP="003B6B0D">
      <w:pPr>
        <w:rPr>
          <w:del w:id="797" w:author="Author"/>
          <w:b/>
        </w:rPr>
      </w:pPr>
    </w:p>
    <w:p w14:paraId="0809F95D" w14:textId="77777777" w:rsidR="00B12330" w:rsidDel="00823773" w:rsidRDefault="00B12330" w:rsidP="003B6B0D">
      <w:pPr>
        <w:rPr>
          <w:del w:id="798" w:author="Author"/>
          <w:b/>
        </w:rPr>
      </w:pPr>
    </w:p>
    <w:p w14:paraId="0B32B384" w14:textId="77777777" w:rsidR="00B12330" w:rsidDel="00823773" w:rsidRDefault="00B12330" w:rsidP="003B6B0D">
      <w:pPr>
        <w:rPr>
          <w:del w:id="799" w:author="Author"/>
          <w:b/>
        </w:rPr>
      </w:pPr>
    </w:p>
    <w:p w14:paraId="6834059A" w14:textId="77777777" w:rsidR="00371B76" w:rsidRDefault="00371B76" w:rsidP="003B6B0D">
      <w:pPr>
        <w:rPr>
          <w:ins w:id="800" w:author="Author"/>
          <w:b/>
        </w:rPr>
        <w:sectPr w:rsidR="00371B76" w:rsidSect="00F81EDC">
          <w:pgSz w:w="15840" w:h="12240" w:orient="landscape"/>
          <w:pgMar w:top="720" w:right="1440" w:bottom="1440" w:left="1440" w:header="720" w:footer="720" w:gutter="0"/>
          <w:lnNumType w:countBy="1" w:restart="continuous"/>
          <w:cols w:space="720"/>
          <w:docGrid w:linePitch="360"/>
          <w:sectPrChange w:id="801" w:author="Author">
            <w:sectPr w:rsidR="00371B76" w:rsidSect="00F81EDC">
              <w:pgSz w:w="12240" w:h="15840" w:orient="portrait"/>
              <w:pgMar w:top="1440" w:right="720" w:bottom="1440" w:left="1440" w:header="720" w:footer="720" w:gutter="0"/>
            </w:sectPr>
          </w:sectPrChange>
        </w:sectPr>
      </w:pPr>
    </w:p>
    <w:p w14:paraId="7739C5BF" w14:textId="77777777" w:rsidR="000368D9" w:rsidRDefault="000368D9" w:rsidP="000368D9">
      <w:pPr>
        <w:rPr>
          <w:b/>
        </w:rPr>
      </w:pPr>
      <w:r w:rsidRPr="007C59B6">
        <w:rPr>
          <w:b/>
        </w:rPr>
        <w:lastRenderedPageBreak/>
        <w:t xml:space="preserve">Table </w:t>
      </w:r>
      <w:r>
        <w:rPr>
          <w:b/>
        </w:rPr>
        <w:t>2</w:t>
      </w:r>
      <w:r w:rsidRPr="007C59B6">
        <w:t xml:space="preserve"> </w:t>
      </w:r>
      <w:r>
        <w:t>Understory a</w:t>
      </w:r>
      <w:r w:rsidRPr="007C59B6">
        <w:t>boveground net primary production (ANPP) (g m</w:t>
      </w:r>
      <w:r w:rsidRPr="007C59B6">
        <w:rPr>
          <w:vertAlign w:val="superscript"/>
        </w:rPr>
        <w:t>-2</w:t>
      </w:r>
      <w:r w:rsidRPr="007C59B6">
        <w:t>)</w:t>
      </w:r>
      <w:r w:rsidRPr="007C59B6">
        <w:rPr>
          <w:vertAlign w:val="superscript"/>
        </w:rPr>
        <w:t xml:space="preserve"> </w:t>
      </w:r>
      <w:r w:rsidRPr="007C59B6">
        <w:t xml:space="preserve">for the </w:t>
      </w:r>
      <w:r>
        <w:t xml:space="preserve">2019 and </w:t>
      </w:r>
      <w:r w:rsidRPr="007C59B6">
        <w:t>2020 growing season</w:t>
      </w:r>
      <w:r>
        <w:t>s</w:t>
      </w:r>
      <w:r w:rsidRPr="007C59B6">
        <w:t xml:space="preserve"> for eight treatments at the FHRA. Within a</w:t>
      </w:r>
      <w:r>
        <w:t xml:space="preserve"> given year and</w:t>
      </w:r>
      <w:r w:rsidRPr="007C59B6">
        <w:t xml:space="preserve"> functional group, </w:t>
      </w:r>
      <w:r>
        <w:t>m</w:t>
      </w:r>
      <w:r w:rsidRPr="007C59B6">
        <w:t xml:space="preserve">eans with the same letter </w:t>
      </w:r>
      <w:r>
        <w:t>were</w:t>
      </w:r>
      <w:r w:rsidRPr="007C59B6">
        <w:t xml:space="preserve"> not significantly different (p &gt; 0.05). </w:t>
      </w:r>
      <w:r>
        <w:t xml:space="preserve">See Table 1 for definition of treatments.  </w:t>
      </w:r>
    </w:p>
    <w:p w14:paraId="7E643A67" w14:textId="77777777" w:rsidR="000368D9" w:rsidRDefault="000368D9" w:rsidP="000368D9"/>
    <w:tbl>
      <w:tblPr>
        <w:tblStyle w:val="TableGrid"/>
        <w:tblpPr w:leftFromText="180" w:rightFromText="180" w:vertAnchor="text" w:tblpY="-83"/>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02"/>
        <w:gridCol w:w="1070"/>
        <w:gridCol w:w="33"/>
        <w:gridCol w:w="1224"/>
        <w:gridCol w:w="46"/>
        <w:gridCol w:w="1179"/>
        <w:gridCol w:w="10"/>
        <w:gridCol w:w="1197"/>
        <w:gridCol w:w="24"/>
        <w:gridCol w:w="1208"/>
        <w:gridCol w:w="1243"/>
      </w:tblGrid>
      <w:tr w:rsidR="000368D9" w:rsidRPr="007C59B6" w14:paraId="2A4C4CC7" w14:textId="77777777" w:rsidTr="00A354B1">
        <w:tc>
          <w:tcPr>
            <w:tcW w:w="1406" w:type="dxa"/>
            <w:gridSpan w:val="2"/>
            <w:tcBorders>
              <w:top w:val="single" w:sz="4" w:space="0" w:color="auto"/>
              <w:bottom w:val="single" w:sz="4" w:space="0" w:color="auto"/>
            </w:tcBorders>
          </w:tcPr>
          <w:p w14:paraId="662171BC" w14:textId="77777777" w:rsidR="000368D9" w:rsidRPr="007C59B6" w:rsidRDefault="000368D9" w:rsidP="00A354B1">
            <w:pPr>
              <w:jc w:val="center"/>
            </w:pPr>
            <w:r>
              <w:t>t</w:t>
            </w:r>
            <w:r w:rsidRPr="007C59B6">
              <w:t>reatment</w:t>
            </w:r>
          </w:p>
        </w:tc>
        <w:tc>
          <w:tcPr>
            <w:tcW w:w="1070" w:type="dxa"/>
            <w:tcBorders>
              <w:top w:val="single" w:sz="4" w:space="0" w:color="auto"/>
              <w:bottom w:val="single" w:sz="4" w:space="0" w:color="auto"/>
            </w:tcBorders>
          </w:tcPr>
          <w:p w14:paraId="2C151DED" w14:textId="77777777" w:rsidR="000368D9" w:rsidRPr="007C59B6" w:rsidRDefault="000368D9" w:rsidP="00A354B1">
            <w:pPr>
              <w:jc w:val="center"/>
            </w:pPr>
            <w:r w:rsidRPr="007C59B6">
              <w:t>grass</w:t>
            </w:r>
          </w:p>
        </w:tc>
        <w:tc>
          <w:tcPr>
            <w:tcW w:w="1257" w:type="dxa"/>
            <w:gridSpan w:val="2"/>
            <w:tcBorders>
              <w:top w:val="single" w:sz="4" w:space="0" w:color="auto"/>
              <w:bottom w:val="single" w:sz="4" w:space="0" w:color="auto"/>
            </w:tcBorders>
          </w:tcPr>
          <w:p w14:paraId="4129E4C4" w14:textId="77777777" w:rsidR="000368D9" w:rsidRPr="007C59B6" w:rsidRDefault="000368D9" w:rsidP="00A354B1">
            <w:pPr>
              <w:jc w:val="center"/>
            </w:pPr>
            <w:r w:rsidRPr="007C59B6">
              <w:t>panicum</w:t>
            </w:r>
          </w:p>
        </w:tc>
        <w:tc>
          <w:tcPr>
            <w:tcW w:w="1235" w:type="dxa"/>
            <w:gridSpan w:val="3"/>
            <w:tcBorders>
              <w:top w:val="single" w:sz="4" w:space="0" w:color="auto"/>
              <w:bottom w:val="single" w:sz="4" w:space="0" w:color="auto"/>
            </w:tcBorders>
          </w:tcPr>
          <w:p w14:paraId="7F39FA9B" w14:textId="77777777" w:rsidR="000368D9" w:rsidRPr="007C59B6" w:rsidRDefault="000368D9" w:rsidP="00A354B1">
            <w:pPr>
              <w:jc w:val="center"/>
            </w:pPr>
            <w:r w:rsidRPr="007C59B6">
              <w:t>forb</w:t>
            </w:r>
          </w:p>
        </w:tc>
        <w:tc>
          <w:tcPr>
            <w:tcW w:w="1197" w:type="dxa"/>
            <w:tcBorders>
              <w:top w:val="single" w:sz="4" w:space="0" w:color="auto"/>
              <w:bottom w:val="single" w:sz="4" w:space="0" w:color="auto"/>
            </w:tcBorders>
          </w:tcPr>
          <w:p w14:paraId="6E50107B" w14:textId="77777777" w:rsidR="000368D9" w:rsidRPr="007C59B6" w:rsidRDefault="000368D9" w:rsidP="00A354B1">
            <w:pPr>
              <w:jc w:val="center"/>
            </w:pPr>
            <w:r w:rsidRPr="007C59B6">
              <w:t>woody</w:t>
            </w:r>
          </w:p>
        </w:tc>
        <w:tc>
          <w:tcPr>
            <w:tcW w:w="1232" w:type="dxa"/>
            <w:gridSpan w:val="2"/>
            <w:tcBorders>
              <w:top w:val="single" w:sz="4" w:space="0" w:color="auto"/>
              <w:bottom w:val="single" w:sz="4" w:space="0" w:color="auto"/>
            </w:tcBorders>
          </w:tcPr>
          <w:p w14:paraId="10952869" w14:textId="77777777" w:rsidR="000368D9" w:rsidRPr="007C59B6" w:rsidRDefault="000368D9" w:rsidP="00A354B1">
            <w:pPr>
              <w:jc w:val="center"/>
            </w:pPr>
            <w:r w:rsidRPr="007C59B6">
              <w:t>sedge</w:t>
            </w:r>
          </w:p>
        </w:tc>
        <w:tc>
          <w:tcPr>
            <w:tcW w:w="1243" w:type="dxa"/>
            <w:tcBorders>
              <w:top w:val="single" w:sz="4" w:space="0" w:color="auto"/>
              <w:bottom w:val="single" w:sz="4" w:space="0" w:color="auto"/>
            </w:tcBorders>
          </w:tcPr>
          <w:p w14:paraId="453C0302" w14:textId="77777777" w:rsidR="000368D9" w:rsidRPr="007C59B6" w:rsidRDefault="000368D9" w:rsidP="00A354B1">
            <w:pPr>
              <w:jc w:val="center"/>
            </w:pPr>
            <w:r w:rsidRPr="007C59B6">
              <w:t>legume</w:t>
            </w:r>
          </w:p>
        </w:tc>
      </w:tr>
      <w:tr w:rsidR="000368D9" w:rsidRPr="007C59B6" w14:paraId="0B29E888" w14:textId="77777777" w:rsidTr="00A354B1">
        <w:tc>
          <w:tcPr>
            <w:tcW w:w="8640" w:type="dxa"/>
            <w:gridSpan w:val="12"/>
            <w:tcBorders>
              <w:top w:val="single" w:sz="4" w:space="0" w:color="auto"/>
              <w:bottom w:val="single" w:sz="4" w:space="0" w:color="auto"/>
            </w:tcBorders>
          </w:tcPr>
          <w:p w14:paraId="4C2A3B18" w14:textId="77777777" w:rsidR="000368D9" w:rsidRPr="007C59B6" w:rsidRDefault="000368D9" w:rsidP="00A354B1">
            <w:pPr>
              <w:jc w:val="center"/>
            </w:pPr>
            <w:r>
              <w:t>2019</w:t>
            </w:r>
          </w:p>
        </w:tc>
      </w:tr>
      <w:tr w:rsidR="000368D9" w:rsidRPr="007C59B6" w14:paraId="5F28C28E" w14:textId="77777777" w:rsidTr="00A354B1">
        <w:trPr>
          <w:trHeight w:val="360"/>
        </w:trPr>
        <w:tc>
          <w:tcPr>
            <w:tcW w:w="1406" w:type="dxa"/>
            <w:gridSpan w:val="2"/>
            <w:tcBorders>
              <w:top w:val="single" w:sz="4" w:space="0" w:color="auto"/>
            </w:tcBorders>
          </w:tcPr>
          <w:p w14:paraId="61CA5098" w14:textId="77777777" w:rsidR="000368D9" w:rsidRPr="007C59B6" w:rsidRDefault="000368D9" w:rsidP="00A354B1">
            <w:r w:rsidRPr="007C59B6">
              <w:t>HNT1</w:t>
            </w:r>
          </w:p>
        </w:tc>
        <w:tc>
          <w:tcPr>
            <w:tcW w:w="1070" w:type="dxa"/>
            <w:tcBorders>
              <w:top w:val="single" w:sz="4" w:space="0" w:color="auto"/>
            </w:tcBorders>
          </w:tcPr>
          <w:p w14:paraId="2982B0FC" w14:textId="77777777" w:rsidR="000368D9" w:rsidRPr="007C59B6" w:rsidRDefault="000368D9" w:rsidP="00A354B1">
            <w:pPr>
              <w:jc w:val="center"/>
            </w:pPr>
            <w:r w:rsidRPr="007C59B6">
              <w:t>232.5 ab</w:t>
            </w:r>
          </w:p>
        </w:tc>
        <w:tc>
          <w:tcPr>
            <w:tcW w:w="1257" w:type="dxa"/>
            <w:gridSpan w:val="2"/>
            <w:tcBorders>
              <w:top w:val="single" w:sz="4" w:space="0" w:color="auto"/>
            </w:tcBorders>
          </w:tcPr>
          <w:p w14:paraId="15CC7E41" w14:textId="77777777" w:rsidR="000368D9" w:rsidRPr="007C59B6" w:rsidRDefault="000368D9" w:rsidP="00A354B1">
            <w:pPr>
              <w:jc w:val="center"/>
            </w:pPr>
            <w:r w:rsidRPr="007C59B6">
              <w:t>4.5</w:t>
            </w:r>
          </w:p>
        </w:tc>
        <w:tc>
          <w:tcPr>
            <w:tcW w:w="1235" w:type="dxa"/>
            <w:gridSpan w:val="3"/>
            <w:tcBorders>
              <w:top w:val="single" w:sz="4" w:space="0" w:color="auto"/>
            </w:tcBorders>
          </w:tcPr>
          <w:p w14:paraId="61143AC2" w14:textId="77777777" w:rsidR="000368D9" w:rsidRPr="007C59B6" w:rsidRDefault="000368D9" w:rsidP="00A354B1">
            <w:r>
              <w:t xml:space="preserve">   </w:t>
            </w:r>
            <w:r w:rsidRPr="007C59B6">
              <w:t>27.6 a</w:t>
            </w:r>
          </w:p>
        </w:tc>
        <w:tc>
          <w:tcPr>
            <w:tcW w:w="1197" w:type="dxa"/>
            <w:tcBorders>
              <w:top w:val="single" w:sz="4" w:space="0" w:color="auto"/>
            </w:tcBorders>
          </w:tcPr>
          <w:p w14:paraId="601F18B0" w14:textId="77777777" w:rsidR="000368D9" w:rsidRPr="007C59B6" w:rsidRDefault="000368D9" w:rsidP="00A354B1">
            <w:pPr>
              <w:jc w:val="center"/>
            </w:pPr>
            <w:r>
              <w:t xml:space="preserve">  </w:t>
            </w:r>
            <w:r w:rsidRPr="007C59B6">
              <w:t>13.1</w:t>
            </w:r>
          </w:p>
        </w:tc>
        <w:tc>
          <w:tcPr>
            <w:tcW w:w="1232" w:type="dxa"/>
            <w:gridSpan w:val="2"/>
            <w:tcBorders>
              <w:top w:val="single" w:sz="4" w:space="0" w:color="auto"/>
            </w:tcBorders>
          </w:tcPr>
          <w:p w14:paraId="24030D94" w14:textId="77777777" w:rsidR="000368D9" w:rsidRPr="007C59B6" w:rsidRDefault="000368D9" w:rsidP="00A354B1">
            <w:pPr>
              <w:jc w:val="center"/>
            </w:pPr>
            <w:r w:rsidRPr="007C59B6">
              <w:t>0.2 b</w:t>
            </w:r>
          </w:p>
        </w:tc>
        <w:tc>
          <w:tcPr>
            <w:tcW w:w="1243" w:type="dxa"/>
            <w:tcBorders>
              <w:top w:val="single" w:sz="4" w:space="0" w:color="auto"/>
            </w:tcBorders>
          </w:tcPr>
          <w:p w14:paraId="242CA0FD" w14:textId="77777777" w:rsidR="000368D9" w:rsidRPr="007C59B6" w:rsidRDefault="000368D9" w:rsidP="00A354B1">
            <w:r>
              <w:t xml:space="preserve">  </w:t>
            </w:r>
            <w:r w:rsidRPr="007C59B6">
              <w:t>40.4 ab</w:t>
            </w:r>
          </w:p>
        </w:tc>
      </w:tr>
      <w:tr w:rsidR="000368D9" w:rsidRPr="007C59B6" w14:paraId="0BEA57BD" w14:textId="77777777" w:rsidTr="00A354B1">
        <w:trPr>
          <w:trHeight w:val="360"/>
        </w:trPr>
        <w:tc>
          <w:tcPr>
            <w:tcW w:w="1406" w:type="dxa"/>
            <w:gridSpan w:val="2"/>
          </w:tcPr>
          <w:p w14:paraId="39BCA7B7" w14:textId="77777777" w:rsidR="000368D9" w:rsidRPr="007C59B6" w:rsidRDefault="000368D9" w:rsidP="00A354B1">
            <w:r w:rsidRPr="007C59B6">
              <w:t>HT1</w:t>
            </w:r>
          </w:p>
        </w:tc>
        <w:tc>
          <w:tcPr>
            <w:tcW w:w="1070" w:type="dxa"/>
          </w:tcPr>
          <w:p w14:paraId="157AE110" w14:textId="77777777" w:rsidR="000368D9" w:rsidRPr="007C59B6" w:rsidRDefault="000368D9" w:rsidP="00A354B1">
            <w:r w:rsidRPr="007C59B6">
              <w:t>341.9 a</w:t>
            </w:r>
          </w:p>
        </w:tc>
        <w:tc>
          <w:tcPr>
            <w:tcW w:w="1257" w:type="dxa"/>
            <w:gridSpan w:val="2"/>
          </w:tcPr>
          <w:p w14:paraId="2618E487" w14:textId="77777777" w:rsidR="000368D9" w:rsidRPr="007C59B6" w:rsidRDefault="000368D9" w:rsidP="00A354B1">
            <w:pPr>
              <w:jc w:val="center"/>
            </w:pPr>
            <w:r w:rsidRPr="007C59B6">
              <w:t>2.0</w:t>
            </w:r>
          </w:p>
        </w:tc>
        <w:tc>
          <w:tcPr>
            <w:tcW w:w="1235" w:type="dxa"/>
            <w:gridSpan w:val="3"/>
          </w:tcPr>
          <w:p w14:paraId="2403CDFC" w14:textId="77777777" w:rsidR="000368D9" w:rsidRPr="007C59B6" w:rsidRDefault="000368D9" w:rsidP="00A354B1">
            <w:pPr>
              <w:jc w:val="center"/>
            </w:pPr>
            <w:r w:rsidRPr="007C59B6">
              <w:t>15.2 ab</w:t>
            </w:r>
          </w:p>
        </w:tc>
        <w:tc>
          <w:tcPr>
            <w:tcW w:w="1197" w:type="dxa"/>
          </w:tcPr>
          <w:p w14:paraId="41020634" w14:textId="77777777" w:rsidR="000368D9" w:rsidRPr="007C59B6" w:rsidRDefault="000368D9" w:rsidP="00A354B1">
            <w:pPr>
              <w:jc w:val="center"/>
            </w:pPr>
            <w:r>
              <w:t xml:space="preserve">  </w:t>
            </w:r>
            <w:r w:rsidRPr="007C59B6">
              <w:t>50.3</w:t>
            </w:r>
          </w:p>
        </w:tc>
        <w:tc>
          <w:tcPr>
            <w:tcW w:w="1232" w:type="dxa"/>
            <w:gridSpan w:val="2"/>
          </w:tcPr>
          <w:p w14:paraId="05B4C193" w14:textId="77777777" w:rsidR="000368D9" w:rsidRPr="007C59B6" w:rsidRDefault="000368D9" w:rsidP="00A354B1">
            <w:pPr>
              <w:jc w:val="center"/>
            </w:pPr>
            <w:r>
              <w:t xml:space="preserve">  </w:t>
            </w:r>
            <w:r w:rsidRPr="007C59B6">
              <w:t>2.2 ab</w:t>
            </w:r>
          </w:p>
        </w:tc>
        <w:tc>
          <w:tcPr>
            <w:tcW w:w="1243" w:type="dxa"/>
          </w:tcPr>
          <w:p w14:paraId="0272DF3A" w14:textId="77777777" w:rsidR="000368D9" w:rsidRPr="007C59B6" w:rsidRDefault="000368D9" w:rsidP="00A354B1">
            <w:r>
              <w:t xml:space="preserve">  </w:t>
            </w:r>
            <w:r w:rsidRPr="007C59B6">
              <w:t>54.7 a</w:t>
            </w:r>
          </w:p>
        </w:tc>
      </w:tr>
      <w:tr w:rsidR="000368D9" w:rsidRPr="007C59B6" w14:paraId="62481A70" w14:textId="77777777" w:rsidTr="00A354B1">
        <w:trPr>
          <w:trHeight w:val="360"/>
        </w:trPr>
        <w:tc>
          <w:tcPr>
            <w:tcW w:w="1406" w:type="dxa"/>
            <w:gridSpan w:val="2"/>
          </w:tcPr>
          <w:p w14:paraId="3834B2D2" w14:textId="77777777" w:rsidR="000368D9" w:rsidRPr="007C59B6" w:rsidRDefault="000368D9" w:rsidP="00A354B1">
            <w:r w:rsidRPr="007C59B6">
              <w:t>HT2</w:t>
            </w:r>
          </w:p>
        </w:tc>
        <w:tc>
          <w:tcPr>
            <w:tcW w:w="1070" w:type="dxa"/>
          </w:tcPr>
          <w:p w14:paraId="58BD05DC" w14:textId="77777777" w:rsidR="000368D9" w:rsidRPr="007C59B6" w:rsidRDefault="000368D9" w:rsidP="00A354B1">
            <w:r w:rsidRPr="007C59B6">
              <w:t>238.1 ab</w:t>
            </w:r>
          </w:p>
        </w:tc>
        <w:tc>
          <w:tcPr>
            <w:tcW w:w="1257" w:type="dxa"/>
            <w:gridSpan w:val="2"/>
          </w:tcPr>
          <w:p w14:paraId="6696A2D5" w14:textId="77777777" w:rsidR="000368D9" w:rsidRPr="007C59B6" w:rsidRDefault="000368D9" w:rsidP="00A354B1">
            <w:pPr>
              <w:jc w:val="center"/>
            </w:pPr>
            <w:r w:rsidRPr="007C59B6">
              <w:t>3.9</w:t>
            </w:r>
          </w:p>
        </w:tc>
        <w:tc>
          <w:tcPr>
            <w:tcW w:w="1235" w:type="dxa"/>
            <w:gridSpan w:val="3"/>
          </w:tcPr>
          <w:p w14:paraId="3BF1C462" w14:textId="77777777" w:rsidR="000368D9" w:rsidRPr="007C59B6" w:rsidRDefault="000368D9" w:rsidP="00A354B1">
            <w:pPr>
              <w:jc w:val="center"/>
            </w:pPr>
            <w:r w:rsidRPr="007C59B6">
              <w:t>1.5 b</w:t>
            </w:r>
          </w:p>
        </w:tc>
        <w:tc>
          <w:tcPr>
            <w:tcW w:w="1197" w:type="dxa"/>
          </w:tcPr>
          <w:p w14:paraId="4507B8DF" w14:textId="77777777" w:rsidR="000368D9" w:rsidRPr="007C59B6" w:rsidRDefault="000368D9" w:rsidP="00A354B1">
            <w:pPr>
              <w:jc w:val="center"/>
            </w:pPr>
            <w:r w:rsidRPr="007C59B6">
              <w:t>169.6</w:t>
            </w:r>
          </w:p>
        </w:tc>
        <w:tc>
          <w:tcPr>
            <w:tcW w:w="1232" w:type="dxa"/>
            <w:gridSpan w:val="2"/>
          </w:tcPr>
          <w:p w14:paraId="544C119C" w14:textId="77777777" w:rsidR="000368D9" w:rsidRPr="007C59B6" w:rsidRDefault="000368D9" w:rsidP="00A354B1">
            <w:pPr>
              <w:jc w:val="center"/>
            </w:pPr>
            <w:r w:rsidRPr="007C59B6">
              <w:t>0.0 b</w:t>
            </w:r>
          </w:p>
        </w:tc>
        <w:tc>
          <w:tcPr>
            <w:tcW w:w="1243" w:type="dxa"/>
          </w:tcPr>
          <w:p w14:paraId="054C7C45" w14:textId="77777777" w:rsidR="000368D9" w:rsidRPr="007C59B6" w:rsidRDefault="000368D9" w:rsidP="00A354B1">
            <w:pPr>
              <w:jc w:val="center"/>
            </w:pPr>
            <w:r w:rsidRPr="007C59B6">
              <w:t xml:space="preserve">33.3 </w:t>
            </w:r>
            <w:proofErr w:type="spellStart"/>
            <w:r w:rsidRPr="007C59B6">
              <w:t>abc</w:t>
            </w:r>
            <w:proofErr w:type="spellEnd"/>
          </w:p>
        </w:tc>
      </w:tr>
      <w:tr w:rsidR="000368D9" w:rsidRPr="007C59B6" w14:paraId="217A2D9D" w14:textId="77777777" w:rsidTr="00A354B1">
        <w:trPr>
          <w:trHeight w:val="360"/>
        </w:trPr>
        <w:tc>
          <w:tcPr>
            <w:tcW w:w="1406" w:type="dxa"/>
            <w:gridSpan w:val="2"/>
          </w:tcPr>
          <w:p w14:paraId="032B1D72" w14:textId="77777777" w:rsidR="000368D9" w:rsidRPr="007C59B6" w:rsidRDefault="000368D9" w:rsidP="00A354B1">
            <w:r w:rsidRPr="007C59B6">
              <w:t>HT3</w:t>
            </w:r>
          </w:p>
        </w:tc>
        <w:tc>
          <w:tcPr>
            <w:tcW w:w="1070" w:type="dxa"/>
          </w:tcPr>
          <w:p w14:paraId="28156154" w14:textId="77777777" w:rsidR="000368D9" w:rsidRPr="007C59B6" w:rsidRDefault="000368D9" w:rsidP="00A354B1">
            <w:r w:rsidRPr="007C59B6">
              <w:t xml:space="preserve">168.3 </w:t>
            </w:r>
            <w:proofErr w:type="spellStart"/>
            <w:r w:rsidRPr="007C59B6">
              <w:t>bc</w:t>
            </w:r>
            <w:proofErr w:type="spellEnd"/>
          </w:p>
        </w:tc>
        <w:tc>
          <w:tcPr>
            <w:tcW w:w="1257" w:type="dxa"/>
            <w:gridSpan w:val="2"/>
          </w:tcPr>
          <w:p w14:paraId="57438EDC" w14:textId="77777777" w:rsidR="000368D9" w:rsidRPr="007C59B6" w:rsidRDefault="000368D9" w:rsidP="00A354B1">
            <w:pPr>
              <w:jc w:val="center"/>
            </w:pPr>
            <w:r w:rsidRPr="007C59B6">
              <w:t>4.5</w:t>
            </w:r>
          </w:p>
        </w:tc>
        <w:tc>
          <w:tcPr>
            <w:tcW w:w="1235" w:type="dxa"/>
            <w:gridSpan w:val="3"/>
          </w:tcPr>
          <w:p w14:paraId="55CC795E" w14:textId="77777777" w:rsidR="000368D9" w:rsidRPr="007C59B6" w:rsidRDefault="000368D9" w:rsidP="00A354B1">
            <w:pPr>
              <w:jc w:val="center"/>
            </w:pPr>
            <w:r w:rsidRPr="007C59B6">
              <w:t>0.1 b</w:t>
            </w:r>
          </w:p>
        </w:tc>
        <w:tc>
          <w:tcPr>
            <w:tcW w:w="1197" w:type="dxa"/>
          </w:tcPr>
          <w:p w14:paraId="2058F71F" w14:textId="77777777" w:rsidR="000368D9" w:rsidRPr="007C59B6" w:rsidRDefault="000368D9" w:rsidP="00A354B1">
            <w:pPr>
              <w:jc w:val="center"/>
            </w:pPr>
            <w:r w:rsidRPr="007C59B6">
              <w:t>150.9</w:t>
            </w:r>
          </w:p>
        </w:tc>
        <w:tc>
          <w:tcPr>
            <w:tcW w:w="1232" w:type="dxa"/>
            <w:gridSpan w:val="2"/>
          </w:tcPr>
          <w:p w14:paraId="100D304A" w14:textId="77777777" w:rsidR="000368D9" w:rsidRPr="007C59B6" w:rsidRDefault="000368D9" w:rsidP="00A354B1">
            <w:pPr>
              <w:jc w:val="center"/>
            </w:pPr>
            <w:r w:rsidRPr="007C59B6">
              <w:t>0.1 b</w:t>
            </w:r>
          </w:p>
        </w:tc>
        <w:tc>
          <w:tcPr>
            <w:tcW w:w="1243" w:type="dxa"/>
          </w:tcPr>
          <w:p w14:paraId="65023A0F" w14:textId="77777777" w:rsidR="000368D9" w:rsidRPr="007C59B6" w:rsidRDefault="000368D9" w:rsidP="00A354B1">
            <w:pPr>
              <w:jc w:val="center"/>
            </w:pPr>
            <w:r>
              <w:t xml:space="preserve"> </w:t>
            </w:r>
            <w:r w:rsidRPr="007C59B6">
              <w:t xml:space="preserve">14.7 </w:t>
            </w:r>
            <w:proofErr w:type="spellStart"/>
            <w:r w:rsidRPr="007C59B6">
              <w:t>abcd</w:t>
            </w:r>
            <w:proofErr w:type="spellEnd"/>
          </w:p>
        </w:tc>
      </w:tr>
      <w:tr w:rsidR="000368D9" w:rsidRPr="007C59B6" w14:paraId="0CF8E21B" w14:textId="77777777" w:rsidTr="00A354B1">
        <w:trPr>
          <w:trHeight w:val="360"/>
        </w:trPr>
        <w:tc>
          <w:tcPr>
            <w:tcW w:w="1406" w:type="dxa"/>
            <w:gridSpan w:val="2"/>
          </w:tcPr>
          <w:p w14:paraId="6734A38B" w14:textId="77777777" w:rsidR="000368D9" w:rsidRPr="007C59B6" w:rsidRDefault="000368D9" w:rsidP="00A354B1">
            <w:r w:rsidRPr="007C59B6">
              <w:t>HT4</w:t>
            </w:r>
          </w:p>
        </w:tc>
        <w:tc>
          <w:tcPr>
            <w:tcW w:w="1070" w:type="dxa"/>
          </w:tcPr>
          <w:p w14:paraId="6972FE95" w14:textId="77777777" w:rsidR="000368D9" w:rsidRPr="007C59B6" w:rsidRDefault="000368D9" w:rsidP="00A354B1">
            <w:pPr>
              <w:jc w:val="center"/>
            </w:pPr>
            <w:r w:rsidRPr="007C59B6">
              <w:t>66.1 cd</w:t>
            </w:r>
          </w:p>
        </w:tc>
        <w:tc>
          <w:tcPr>
            <w:tcW w:w="1257" w:type="dxa"/>
            <w:gridSpan w:val="2"/>
          </w:tcPr>
          <w:p w14:paraId="7B9D9A54" w14:textId="77777777" w:rsidR="000368D9" w:rsidRPr="007C59B6" w:rsidRDefault="000368D9" w:rsidP="00A354B1">
            <w:pPr>
              <w:jc w:val="center"/>
            </w:pPr>
            <w:r w:rsidRPr="007C59B6">
              <w:t>2.5</w:t>
            </w:r>
          </w:p>
        </w:tc>
        <w:tc>
          <w:tcPr>
            <w:tcW w:w="1235" w:type="dxa"/>
            <w:gridSpan w:val="3"/>
          </w:tcPr>
          <w:p w14:paraId="6836808C" w14:textId="77777777" w:rsidR="000368D9" w:rsidRPr="007C59B6" w:rsidRDefault="000368D9" w:rsidP="00A354B1">
            <w:pPr>
              <w:jc w:val="center"/>
            </w:pPr>
            <w:r w:rsidRPr="007C59B6">
              <w:t>0.5 b</w:t>
            </w:r>
          </w:p>
        </w:tc>
        <w:tc>
          <w:tcPr>
            <w:tcW w:w="1197" w:type="dxa"/>
          </w:tcPr>
          <w:p w14:paraId="0DEE7AC4" w14:textId="77777777" w:rsidR="000368D9" w:rsidRPr="007C59B6" w:rsidRDefault="000368D9" w:rsidP="00A354B1">
            <w:pPr>
              <w:jc w:val="center"/>
            </w:pPr>
            <w:r>
              <w:t xml:space="preserve">  </w:t>
            </w:r>
            <w:r w:rsidRPr="007C59B6">
              <w:t>71.0</w:t>
            </w:r>
          </w:p>
        </w:tc>
        <w:tc>
          <w:tcPr>
            <w:tcW w:w="1232" w:type="dxa"/>
            <w:gridSpan w:val="2"/>
          </w:tcPr>
          <w:p w14:paraId="10E86701" w14:textId="77777777" w:rsidR="000368D9" w:rsidRPr="007C59B6" w:rsidRDefault="000368D9" w:rsidP="00A354B1">
            <w:pPr>
              <w:jc w:val="center"/>
            </w:pPr>
            <w:r w:rsidRPr="007C59B6">
              <w:t>0.9 b</w:t>
            </w:r>
          </w:p>
        </w:tc>
        <w:tc>
          <w:tcPr>
            <w:tcW w:w="1243" w:type="dxa"/>
          </w:tcPr>
          <w:p w14:paraId="3EC454E0" w14:textId="77777777" w:rsidR="000368D9" w:rsidRPr="007C59B6" w:rsidRDefault="000368D9" w:rsidP="00A354B1">
            <w:pPr>
              <w:jc w:val="center"/>
            </w:pPr>
            <w:r w:rsidRPr="007C59B6">
              <w:t xml:space="preserve">8.6 </w:t>
            </w:r>
            <w:proofErr w:type="spellStart"/>
            <w:r w:rsidRPr="007C59B6">
              <w:t>bcd</w:t>
            </w:r>
            <w:proofErr w:type="spellEnd"/>
          </w:p>
        </w:tc>
      </w:tr>
      <w:tr w:rsidR="000368D9" w:rsidRPr="007C59B6" w14:paraId="5620D70F" w14:textId="77777777" w:rsidTr="00A354B1">
        <w:trPr>
          <w:trHeight w:val="360"/>
        </w:trPr>
        <w:tc>
          <w:tcPr>
            <w:tcW w:w="1406" w:type="dxa"/>
            <w:gridSpan w:val="2"/>
          </w:tcPr>
          <w:p w14:paraId="4306D949" w14:textId="77777777" w:rsidR="000368D9" w:rsidRPr="007C59B6" w:rsidRDefault="000368D9" w:rsidP="00A354B1">
            <w:r w:rsidRPr="007C59B6">
              <w:t>RRB</w:t>
            </w:r>
          </w:p>
        </w:tc>
        <w:tc>
          <w:tcPr>
            <w:tcW w:w="1070" w:type="dxa"/>
          </w:tcPr>
          <w:p w14:paraId="78CA9730" w14:textId="77777777" w:rsidR="000368D9" w:rsidRPr="007C59B6" w:rsidRDefault="000368D9" w:rsidP="00A354B1">
            <w:pPr>
              <w:jc w:val="center"/>
            </w:pPr>
            <w:r w:rsidRPr="007C59B6">
              <w:t>44.2 cd</w:t>
            </w:r>
          </w:p>
        </w:tc>
        <w:tc>
          <w:tcPr>
            <w:tcW w:w="1257" w:type="dxa"/>
            <w:gridSpan w:val="2"/>
          </w:tcPr>
          <w:p w14:paraId="0F170C32" w14:textId="77777777" w:rsidR="000368D9" w:rsidRPr="007C59B6" w:rsidRDefault="000368D9" w:rsidP="00A354B1">
            <w:pPr>
              <w:jc w:val="center"/>
            </w:pPr>
            <w:r w:rsidRPr="007C59B6">
              <w:t>1.9</w:t>
            </w:r>
          </w:p>
        </w:tc>
        <w:tc>
          <w:tcPr>
            <w:tcW w:w="1235" w:type="dxa"/>
            <w:gridSpan w:val="3"/>
          </w:tcPr>
          <w:p w14:paraId="023B821B" w14:textId="77777777" w:rsidR="000368D9" w:rsidRPr="007C59B6" w:rsidRDefault="000368D9" w:rsidP="00A354B1">
            <w:pPr>
              <w:jc w:val="center"/>
            </w:pPr>
            <w:r w:rsidRPr="007C59B6">
              <w:t>1.0 b</w:t>
            </w:r>
          </w:p>
        </w:tc>
        <w:tc>
          <w:tcPr>
            <w:tcW w:w="1197" w:type="dxa"/>
          </w:tcPr>
          <w:p w14:paraId="3FFAF22B" w14:textId="77777777" w:rsidR="000368D9" w:rsidRPr="007C59B6" w:rsidRDefault="000368D9" w:rsidP="00A354B1">
            <w:pPr>
              <w:jc w:val="center"/>
            </w:pPr>
            <w:r>
              <w:t xml:space="preserve">  </w:t>
            </w:r>
            <w:r w:rsidRPr="007C59B6">
              <w:t>31.8</w:t>
            </w:r>
          </w:p>
        </w:tc>
        <w:tc>
          <w:tcPr>
            <w:tcW w:w="1232" w:type="dxa"/>
            <w:gridSpan w:val="2"/>
          </w:tcPr>
          <w:p w14:paraId="1929237B" w14:textId="77777777" w:rsidR="000368D9" w:rsidRPr="007C59B6" w:rsidRDefault="000368D9" w:rsidP="00A354B1">
            <w:pPr>
              <w:jc w:val="center"/>
            </w:pPr>
            <w:r w:rsidRPr="007C59B6">
              <w:t>4.1 a</w:t>
            </w:r>
          </w:p>
        </w:tc>
        <w:tc>
          <w:tcPr>
            <w:tcW w:w="1243" w:type="dxa"/>
          </w:tcPr>
          <w:p w14:paraId="5A42F794" w14:textId="77777777" w:rsidR="000368D9" w:rsidRPr="007C59B6" w:rsidRDefault="000368D9" w:rsidP="00A354B1">
            <w:pPr>
              <w:jc w:val="center"/>
            </w:pPr>
            <w:r w:rsidRPr="007C59B6">
              <w:t xml:space="preserve">6.3 </w:t>
            </w:r>
            <w:proofErr w:type="spellStart"/>
            <w:r w:rsidRPr="007C59B6">
              <w:t>bcd</w:t>
            </w:r>
            <w:proofErr w:type="spellEnd"/>
          </w:p>
        </w:tc>
      </w:tr>
      <w:tr w:rsidR="000368D9" w:rsidRPr="007C59B6" w14:paraId="2B6FB5F4" w14:textId="77777777" w:rsidTr="00A354B1">
        <w:trPr>
          <w:trHeight w:val="360"/>
        </w:trPr>
        <w:tc>
          <w:tcPr>
            <w:tcW w:w="1406" w:type="dxa"/>
            <w:gridSpan w:val="2"/>
            <w:tcBorders>
              <w:bottom w:val="nil"/>
            </w:tcBorders>
          </w:tcPr>
          <w:p w14:paraId="44E742AD" w14:textId="77777777" w:rsidR="000368D9" w:rsidRPr="007C59B6" w:rsidRDefault="000368D9" w:rsidP="00A354B1">
            <w:r w:rsidRPr="007C59B6">
              <w:t>CONT</w:t>
            </w:r>
          </w:p>
        </w:tc>
        <w:tc>
          <w:tcPr>
            <w:tcW w:w="1070" w:type="dxa"/>
            <w:tcBorders>
              <w:bottom w:val="nil"/>
            </w:tcBorders>
          </w:tcPr>
          <w:p w14:paraId="76F5B3B9" w14:textId="77777777" w:rsidR="000368D9" w:rsidRPr="007C59B6" w:rsidRDefault="000368D9" w:rsidP="00A354B1">
            <w:r>
              <w:t xml:space="preserve">   </w:t>
            </w:r>
            <w:r w:rsidRPr="007C59B6">
              <w:t>6.7 d</w:t>
            </w:r>
          </w:p>
        </w:tc>
        <w:tc>
          <w:tcPr>
            <w:tcW w:w="1257" w:type="dxa"/>
            <w:gridSpan w:val="2"/>
            <w:tcBorders>
              <w:bottom w:val="nil"/>
            </w:tcBorders>
          </w:tcPr>
          <w:p w14:paraId="4AFCA7FB" w14:textId="77777777" w:rsidR="000368D9" w:rsidRPr="007C59B6" w:rsidRDefault="000368D9" w:rsidP="00A354B1">
            <w:pPr>
              <w:jc w:val="center"/>
            </w:pPr>
            <w:r w:rsidRPr="007C59B6">
              <w:t>1.3</w:t>
            </w:r>
          </w:p>
        </w:tc>
        <w:tc>
          <w:tcPr>
            <w:tcW w:w="1235" w:type="dxa"/>
            <w:gridSpan w:val="3"/>
            <w:tcBorders>
              <w:bottom w:val="nil"/>
            </w:tcBorders>
          </w:tcPr>
          <w:p w14:paraId="59C5380D" w14:textId="77777777" w:rsidR="000368D9" w:rsidRPr="007C59B6" w:rsidRDefault="000368D9" w:rsidP="00A354B1">
            <w:pPr>
              <w:jc w:val="center"/>
            </w:pPr>
            <w:r w:rsidRPr="007C59B6">
              <w:t>0.8 b</w:t>
            </w:r>
          </w:p>
        </w:tc>
        <w:tc>
          <w:tcPr>
            <w:tcW w:w="1197" w:type="dxa"/>
            <w:tcBorders>
              <w:bottom w:val="nil"/>
            </w:tcBorders>
          </w:tcPr>
          <w:p w14:paraId="7E042BD4" w14:textId="77777777" w:rsidR="000368D9" w:rsidRPr="007C59B6" w:rsidRDefault="000368D9" w:rsidP="00A354B1">
            <w:pPr>
              <w:jc w:val="center"/>
            </w:pPr>
            <w:r>
              <w:t xml:space="preserve">  </w:t>
            </w:r>
            <w:r w:rsidRPr="007C59B6">
              <w:t>10.3</w:t>
            </w:r>
          </w:p>
        </w:tc>
        <w:tc>
          <w:tcPr>
            <w:tcW w:w="1232" w:type="dxa"/>
            <w:gridSpan w:val="2"/>
            <w:tcBorders>
              <w:bottom w:val="nil"/>
            </w:tcBorders>
          </w:tcPr>
          <w:p w14:paraId="01124D72" w14:textId="77777777" w:rsidR="000368D9" w:rsidRPr="007C59B6" w:rsidRDefault="000368D9" w:rsidP="00A354B1">
            <w:pPr>
              <w:jc w:val="center"/>
            </w:pPr>
            <w:r w:rsidRPr="007C59B6">
              <w:t>0.1 b</w:t>
            </w:r>
          </w:p>
        </w:tc>
        <w:tc>
          <w:tcPr>
            <w:tcW w:w="1243" w:type="dxa"/>
            <w:tcBorders>
              <w:bottom w:val="nil"/>
            </w:tcBorders>
          </w:tcPr>
          <w:p w14:paraId="3631B168" w14:textId="77777777" w:rsidR="000368D9" w:rsidRPr="007C59B6" w:rsidRDefault="000368D9" w:rsidP="00A354B1">
            <w:r>
              <w:t xml:space="preserve">   </w:t>
            </w:r>
            <w:r w:rsidRPr="007C59B6">
              <w:t>0.7 cd</w:t>
            </w:r>
          </w:p>
        </w:tc>
      </w:tr>
      <w:tr w:rsidR="000368D9" w:rsidRPr="007C59B6" w14:paraId="0F94A7E2" w14:textId="77777777" w:rsidTr="00A354B1">
        <w:trPr>
          <w:trHeight w:val="360"/>
        </w:trPr>
        <w:tc>
          <w:tcPr>
            <w:tcW w:w="1406" w:type="dxa"/>
            <w:gridSpan w:val="2"/>
            <w:tcBorders>
              <w:bottom w:val="single" w:sz="4" w:space="0" w:color="auto"/>
            </w:tcBorders>
          </w:tcPr>
          <w:p w14:paraId="77A42868" w14:textId="77777777" w:rsidR="000368D9" w:rsidRPr="007C59B6" w:rsidRDefault="000368D9" w:rsidP="00A354B1">
            <w:r w:rsidRPr="007C59B6">
              <w:t>HT</w:t>
            </w:r>
          </w:p>
        </w:tc>
        <w:tc>
          <w:tcPr>
            <w:tcW w:w="1070" w:type="dxa"/>
            <w:tcBorders>
              <w:bottom w:val="single" w:sz="4" w:space="0" w:color="auto"/>
            </w:tcBorders>
          </w:tcPr>
          <w:p w14:paraId="6FAF04A8" w14:textId="77777777" w:rsidR="000368D9" w:rsidRPr="007C59B6" w:rsidRDefault="000368D9" w:rsidP="00A354B1">
            <w:pPr>
              <w:jc w:val="center"/>
            </w:pPr>
            <w:r w:rsidRPr="007C59B6">
              <w:t>1.5 d</w:t>
            </w:r>
          </w:p>
        </w:tc>
        <w:tc>
          <w:tcPr>
            <w:tcW w:w="1257" w:type="dxa"/>
            <w:gridSpan w:val="2"/>
            <w:tcBorders>
              <w:bottom w:val="single" w:sz="4" w:space="0" w:color="auto"/>
            </w:tcBorders>
          </w:tcPr>
          <w:p w14:paraId="28528A02" w14:textId="77777777" w:rsidR="000368D9" w:rsidRPr="007C59B6" w:rsidRDefault="000368D9" w:rsidP="00A354B1">
            <w:pPr>
              <w:jc w:val="center"/>
            </w:pPr>
            <w:r w:rsidRPr="007C59B6">
              <w:t>1.0</w:t>
            </w:r>
          </w:p>
        </w:tc>
        <w:tc>
          <w:tcPr>
            <w:tcW w:w="1235" w:type="dxa"/>
            <w:gridSpan w:val="3"/>
            <w:tcBorders>
              <w:bottom w:val="single" w:sz="4" w:space="0" w:color="auto"/>
            </w:tcBorders>
          </w:tcPr>
          <w:p w14:paraId="018534A4" w14:textId="77777777" w:rsidR="000368D9" w:rsidRPr="007C59B6" w:rsidRDefault="000368D9" w:rsidP="00A354B1">
            <w:pPr>
              <w:jc w:val="center"/>
            </w:pPr>
            <w:r w:rsidRPr="007C59B6">
              <w:t>0.0 b</w:t>
            </w:r>
          </w:p>
        </w:tc>
        <w:tc>
          <w:tcPr>
            <w:tcW w:w="1197" w:type="dxa"/>
            <w:tcBorders>
              <w:bottom w:val="single" w:sz="4" w:space="0" w:color="auto"/>
            </w:tcBorders>
          </w:tcPr>
          <w:p w14:paraId="6E4116BF" w14:textId="77777777" w:rsidR="000368D9" w:rsidRPr="007C59B6" w:rsidRDefault="000368D9" w:rsidP="00A354B1">
            <w:pPr>
              <w:jc w:val="center"/>
            </w:pPr>
            <w:r>
              <w:t xml:space="preserve">  </w:t>
            </w:r>
            <w:r w:rsidRPr="007C59B6">
              <w:t>15.7</w:t>
            </w:r>
          </w:p>
        </w:tc>
        <w:tc>
          <w:tcPr>
            <w:tcW w:w="1232" w:type="dxa"/>
            <w:gridSpan w:val="2"/>
            <w:tcBorders>
              <w:bottom w:val="single" w:sz="4" w:space="0" w:color="auto"/>
            </w:tcBorders>
          </w:tcPr>
          <w:p w14:paraId="52128CCE" w14:textId="77777777" w:rsidR="000368D9" w:rsidRPr="007C59B6" w:rsidRDefault="000368D9" w:rsidP="00A354B1">
            <w:pPr>
              <w:jc w:val="center"/>
            </w:pPr>
            <w:r w:rsidRPr="007C59B6">
              <w:t>0.0 b</w:t>
            </w:r>
          </w:p>
        </w:tc>
        <w:tc>
          <w:tcPr>
            <w:tcW w:w="1243" w:type="dxa"/>
            <w:tcBorders>
              <w:bottom w:val="single" w:sz="4" w:space="0" w:color="auto"/>
            </w:tcBorders>
          </w:tcPr>
          <w:p w14:paraId="2CB0A41D" w14:textId="77777777" w:rsidR="000368D9" w:rsidRPr="007C59B6" w:rsidRDefault="000368D9" w:rsidP="00A354B1">
            <w:r>
              <w:t xml:space="preserve">   </w:t>
            </w:r>
            <w:r w:rsidRPr="007C59B6">
              <w:t>0.1 d</w:t>
            </w:r>
          </w:p>
        </w:tc>
      </w:tr>
      <w:tr w:rsidR="000368D9" w:rsidRPr="007C59B6" w14:paraId="77C6D4BF" w14:textId="77777777" w:rsidTr="00A354B1">
        <w:trPr>
          <w:trHeight w:val="360"/>
        </w:trPr>
        <w:tc>
          <w:tcPr>
            <w:tcW w:w="8640" w:type="dxa"/>
            <w:gridSpan w:val="12"/>
            <w:tcBorders>
              <w:top w:val="single" w:sz="4" w:space="0" w:color="auto"/>
              <w:bottom w:val="single" w:sz="4" w:space="0" w:color="auto"/>
            </w:tcBorders>
          </w:tcPr>
          <w:p w14:paraId="54F9372E" w14:textId="77777777" w:rsidR="000368D9" w:rsidRDefault="000368D9" w:rsidP="00A354B1">
            <w:pPr>
              <w:jc w:val="center"/>
            </w:pPr>
            <w:r>
              <w:t>2020</w:t>
            </w:r>
          </w:p>
        </w:tc>
      </w:tr>
      <w:tr w:rsidR="000368D9" w:rsidRPr="007C59B6" w14:paraId="0A6806DF" w14:textId="77777777" w:rsidTr="00A354B1">
        <w:tblPrEx>
          <w:tblBorders>
            <w:bottom w:val="none" w:sz="0" w:space="0" w:color="auto"/>
          </w:tblBorders>
        </w:tblPrEx>
        <w:trPr>
          <w:trHeight w:val="360"/>
        </w:trPr>
        <w:tc>
          <w:tcPr>
            <w:tcW w:w="1304" w:type="dxa"/>
            <w:tcBorders>
              <w:top w:val="single" w:sz="4" w:space="0" w:color="auto"/>
            </w:tcBorders>
          </w:tcPr>
          <w:p w14:paraId="21DC98F4" w14:textId="77777777" w:rsidR="000368D9" w:rsidRPr="007C59B6" w:rsidRDefault="000368D9" w:rsidP="00A354B1">
            <w:r w:rsidRPr="007C59B6">
              <w:t>HNT1</w:t>
            </w:r>
          </w:p>
        </w:tc>
        <w:tc>
          <w:tcPr>
            <w:tcW w:w="1205" w:type="dxa"/>
            <w:gridSpan w:val="3"/>
            <w:tcBorders>
              <w:top w:val="single" w:sz="4" w:space="0" w:color="auto"/>
            </w:tcBorders>
          </w:tcPr>
          <w:p w14:paraId="26E47BF8" w14:textId="77777777" w:rsidR="000368D9" w:rsidRPr="007C59B6" w:rsidRDefault="000368D9" w:rsidP="00A354B1">
            <w:pPr>
              <w:jc w:val="center"/>
            </w:pPr>
            <w:r w:rsidRPr="007C59B6">
              <w:t>159.2 b</w:t>
            </w:r>
          </w:p>
        </w:tc>
        <w:tc>
          <w:tcPr>
            <w:tcW w:w="1270" w:type="dxa"/>
            <w:gridSpan w:val="2"/>
            <w:tcBorders>
              <w:top w:val="single" w:sz="4" w:space="0" w:color="auto"/>
            </w:tcBorders>
          </w:tcPr>
          <w:p w14:paraId="26749CD5" w14:textId="77777777" w:rsidR="000368D9" w:rsidRPr="007C59B6" w:rsidRDefault="000368D9" w:rsidP="00A354B1">
            <w:pPr>
              <w:jc w:val="center"/>
            </w:pPr>
            <w:r w:rsidRPr="007C59B6">
              <w:t>10.4</w:t>
            </w:r>
          </w:p>
        </w:tc>
        <w:tc>
          <w:tcPr>
            <w:tcW w:w="1179" w:type="dxa"/>
            <w:tcBorders>
              <w:top w:val="single" w:sz="4" w:space="0" w:color="auto"/>
            </w:tcBorders>
          </w:tcPr>
          <w:p w14:paraId="62B152A5" w14:textId="77777777" w:rsidR="000368D9" w:rsidRPr="007C59B6" w:rsidRDefault="000368D9" w:rsidP="00A354B1">
            <w:pPr>
              <w:jc w:val="center"/>
            </w:pPr>
            <w:r>
              <w:t xml:space="preserve"> </w:t>
            </w:r>
            <w:r w:rsidRPr="007C59B6">
              <w:t>5.6 b</w:t>
            </w:r>
          </w:p>
        </w:tc>
        <w:tc>
          <w:tcPr>
            <w:tcW w:w="1231" w:type="dxa"/>
            <w:gridSpan w:val="3"/>
            <w:tcBorders>
              <w:top w:val="single" w:sz="4" w:space="0" w:color="auto"/>
            </w:tcBorders>
          </w:tcPr>
          <w:p w14:paraId="47BC77C8" w14:textId="77777777" w:rsidR="000368D9" w:rsidRPr="007C59B6" w:rsidRDefault="000368D9" w:rsidP="00A354B1">
            <w:pPr>
              <w:jc w:val="center"/>
            </w:pPr>
            <w:r>
              <w:t xml:space="preserve"> </w:t>
            </w:r>
            <w:r w:rsidRPr="007C59B6">
              <w:t>36.4</w:t>
            </w:r>
          </w:p>
        </w:tc>
        <w:tc>
          <w:tcPr>
            <w:tcW w:w="1208" w:type="dxa"/>
            <w:tcBorders>
              <w:top w:val="single" w:sz="4" w:space="0" w:color="auto"/>
            </w:tcBorders>
          </w:tcPr>
          <w:p w14:paraId="244C0674" w14:textId="77777777" w:rsidR="000368D9" w:rsidRPr="007C59B6" w:rsidRDefault="000368D9" w:rsidP="00A354B1">
            <w:pPr>
              <w:jc w:val="center"/>
            </w:pPr>
            <w:r w:rsidRPr="007C59B6">
              <w:t>1.3</w:t>
            </w:r>
          </w:p>
        </w:tc>
        <w:tc>
          <w:tcPr>
            <w:tcW w:w="1243" w:type="dxa"/>
            <w:tcBorders>
              <w:top w:val="single" w:sz="4" w:space="0" w:color="auto"/>
            </w:tcBorders>
          </w:tcPr>
          <w:p w14:paraId="13A05EF8" w14:textId="77777777" w:rsidR="000368D9" w:rsidRPr="007C59B6" w:rsidRDefault="000368D9" w:rsidP="00A354B1">
            <w:pPr>
              <w:jc w:val="center"/>
            </w:pPr>
            <w:r>
              <w:t xml:space="preserve">  </w:t>
            </w:r>
            <w:r w:rsidRPr="007C59B6">
              <w:t>7.3 b</w:t>
            </w:r>
          </w:p>
        </w:tc>
      </w:tr>
      <w:tr w:rsidR="000368D9" w:rsidRPr="007C59B6" w14:paraId="5831B259" w14:textId="77777777" w:rsidTr="00A354B1">
        <w:tblPrEx>
          <w:tblBorders>
            <w:bottom w:val="none" w:sz="0" w:space="0" w:color="auto"/>
          </w:tblBorders>
        </w:tblPrEx>
        <w:trPr>
          <w:trHeight w:val="360"/>
        </w:trPr>
        <w:tc>
          <w:tcPr>
            <w:tcW w:w="1304" w:type="dxa"/>
          </w:tcPr>
          <w:p w14:paraId="53DC4405" w14:textId="77777777" w:rsidR="000368D9" w:rsidRPr="007C59B6" w:rsidRDefault="000368D9" w:rsidP="00A354B1">
            <w:r w:rsidRPr="007C59B6">
              <w:t>HT1</w:t>
            </w:r>
          </w:p>
        </w:tc>
        <w:tc>
          <w:tcPr>
            <w:tcW w:w="1205" w:type="dxa"/>
            <w:gridSpan w:val="3"/>
          </w:tcPr>
          <w:p w14:paraId="442A57B2" w14:textId="77777777" w:rsidR="000368D9" w:rsidRPr="007C59B6" w:rsidRDefault="000368D9" w:rsidP="00A354B1">
            <w:pPr>
              <w:jc w:val="center"/>
            </w:pPr>
            <w:r w:rsidRPr="007C59B6">
              <w:t>292.3 a</w:t>
            </w:r>
          </w:p>
        </w:tc>
        <w:tc>
          <w:tcPr>
            <w:tcW w:w="1270" w:type="dxa"/>
            <w:gridSpan w:val="2"/>
          </w:tcPr>
          <w:p w14:paraId="27732660" w14:textId="77777777" w:rsidR="000368D9" w:rsidRPr="007C59B6" w:rsidRDefault="000368D9" w:rsidP="00A354B1">
            <w:pPr>
              <w:jc w:val="center"/>
            </w:pPr>
            <w:r>
              <w:t xml:space="preserve"> </w:t>
            </w:r>
            <w:r w:rsidRPr="007C59B6">
              <w:t>2.0</w:t>
            </w:r>
          </w:p>
        </w:tc>
        <w:tc>
          <w:tcPr>
            <w:tcW w:w="1179" w:type="dxa"/>
          </w:tcPr>
          <w:p w14:paraId="0793FB22" w14:textId="77777777" w:rsidR="000368D9" w:rsidRPr="007C59B6" w:rsidRDefault="000368D9" w:rsidP="00A354B1">
            <w:pPr>
              <w:jc w:val="center"/>
            </w:pPr>
            <w:r w:rsidRPr="007C59B6">
              <w:t>16.0 a</w:t>
            </w:r>
          </w:p>
        </w:tc>
        <w:tc>
          <w:tcPr>
            <w:tcW w:w="1231" w:type="dxa"/>
            <w:gridSpan w:val="3"/>
          </w:tcPr>
          <w:p w14:paraId="5315FB0D" w14:textId="77777777" w:rsidR="000368D9" w:rsidRPr="007C59B6" w:rsidRDefault="000368D9" w:rsidP="00A354B1">
            <w:pPr>
              <w:jc w:val="center"/>
            </w:pPr>
            <w:r>
              <w:t xml:space="preserve"> </w:t>
            </w:r>
            <w:r w:rsidRPr="007C59B6">
              <w:t>62.6</w:t>
            </w:r>
          </w:p>
        </w:tc>
        <w:tc>
          <w:tcPr>
            <w:tcW w:w="1208" w:type="dxa"/>
          </w:tcPr>
          <w:p w14:paraId="0D4D084E" w14:textId="77777777" w:rsidR="000368D9" w:rsidRPr="007C59B6" w:rsidRDefault="000368D9" w:rsidP="00A354B1">
            <w:pPr>
              <w:jc w:val="center"/>
            </w:pPr>
            <w:r w:rsidRPr="007C59B6">
              <w:t>1.5</w:t>
            </w:r>
          </w:p>
        </w:tc>
        <w:tc>
          <w:tcPr>
            <w:tcW w:w="1243" w:type="dxa"/>
          </w:tcPr>
          <w:p w14:paraId="5F443EFF" w14:textId="77777777" w:rsidR="000368D9" w:rsidRPr="007C59B6" w:rsidRDefault="000368D9" w:rsidP="00A354B1">
            <w:pPr>
              <w:jc w:val="center"/>
            </w:pPr>
            <w:r w:rsidRPr="007C59B6">
              <w:t>46.1 a</w:t>
            </w:r>
          </w:p>
        </w:tc>
      </w:tr>
      <w:tr w:rsidR="000368D9" w:rsidRPr="007C59B6" w14:paraId="399943F2" w14:textId="77777777" w:rsidTr="00A354B1">
        <w:tblPrEx>
          <w:tblBorders>
            <w:bottom w:val="none" w:sz="0" w:space="0" w:color="auto"/>
          </w:tblBorders>
        </w:tblPrEx>
        <w:trPr>
          <w:trHeight w:val="360"/>
        </w:trPr>
        <w:tc>
          <w:tcPr>
            <w:tcW w:w="1304" w:type="dxa"/>
          </w:tcPr>
          <w:p w14:paraId="0593E7E3" w14:textId="77777777" w:rsidR="000368D9" w:rsidRPr="007C59B6" w:rsidRDefault="000368D9" w:rsidP="00A354B1">
            <w:r w:rsidRPr="007C59B6">
              <w:t>HT2</w:t>
            </w:r>
          </w:p>
        </w:tc>
        <w:tc>
          <w:tcPr>
            <w:tcW w:w="1205" w:type="dxa"/>
            <w:gridSpan w:val="3"/>
          </w:tcPr>
          <w:p w14:paraId="1633A3FE" w14:textId="77777777" w:rsidR="000368D9" w:rsidRPr="007C59B6" w:rsidRDefault="000368D9" w:rsidP="00A354B1">
            <w:pPr>
              <w:jc w:val="center"/>
            </w:pPr>
            <w:r w:rsidRPr="007C59B6">
              <w:t>166.2 b</w:t>
            </w:r>
          </w:p>
        </w:tc>
        <w:tc>
          <w:tcPr>
            <w:tcW w:w="1270" w:type="dxa"/>
            <w:gridSpan w:val="2"/>
          </w:tcPr>
          <w:p w14:paraId="56270769" w14:textId="77777777" w:rsidR="000368D9" w:rsidRPr="007C59B6" w:rsidRDefault="000368D9" w:rsidP="00A354B1">
            <w:pPr>
              <w:jc w:val="center"/>
            </w:pPr>
            <w:r>
              <w:t xml:space="preserve"> </w:t>
            </w:r>
            <w:r w:rsidRPr="007C59B6">
              <w:t>2.8</w:t>
            </w:r>
          </w:p>
        </w:tc>
        <w:tc>
          <w:tcPr>
            <w:tcW w:w="1179" w:type="dxa"/>
          </w:tcPr>
          <w:p w14:paraId="32543391" w14:textId="77777777" w:rsidR="000368D9" w:rsidRPr="007C59B6" w:rsidRDefault="000368D9" w:rsidP="00A354B1">
            <w:pPr>
              <w:jc w:val="center"/>
            </w:pPr>
            <w:r>
              <w:t xml:space="preserve">  </w:t>
            </w:r>
            <w:r w:rsidRPr="007C59B6">
              <w:t>4.1 b</w:t>
            </w:r>
          </w:p>
        </w:tc>
        <w:tc>
          <w:tcPr>
            <w:tcW w:w="1231" w:type="dxa"/>
            <w:gridSpan w:val="3"/>
          </w:tcPr>
          <w:p w14:paraId="634B1525" w14:textId="77777777" w:rsidR="000368D9" w:rsidRPr="007C59B6" w:rsidRDefault="000368D9" w:rsidP="00A354B1">
            <w:pPr>
              <w:jc w:val="center"/>
            </w:pPr>
            <w:r>
              <w:t xml:space="preserve"> </w:t>
            </w:r>
            <w:r w:rsidRPr="007C59B6">
              <w:t>84.9</w:t>
            </w:r>
          </w:p>
        </w:tc>
        <w:tc>
          <w:tcPr>
            <w:tcW w:w="1208" w:type="dxa"/>
          </w:tcPr>
          <w:p w14:paraId="5277139E" w14:textId="77777777" w:rsidR="000368D9" w:rsidRPr="007C59B6" w:rsidRDefault="000368D9" w:rsidP="00A354B1">
            <w:pPr>
              <w:jc w:val="center"/>
            </w:pPr>
            <w:r w:rsidRPr="007C59B6">
              <w:t>2.1</w:t>
            </w:r>
          </w:p>
        </w:tc>
        <w:tc>
          <w:tcPr>
            <w:tcW w:w="1243" w:type="dxa"/>
          </w:tcPr>
          <w:p w14:paraId="3D3872CF" w14:textId="77777777" w:rsidR="000368D9" w:rsidRPr="007C59B6" w:rsidRDefault="000368D9" w:rsidP="00A354B1">
            <w:pPr>
              <w:jc w:val="center"/>
            </w:pPr>
            <w:r>
              <w:t xml:space="preserve"> </w:t>
            </w:r>
            <w:r w:rsidRPr="007C59B6">
              <w:t>7.2 b</w:t>
            </w:r>
          </w:p>
        </w:tc>
      </w:tr>
      <w:tr w:rsidR="000368D9" w:rsidRPr="007C59B6" w14:paraId="5D5015E5" w14:textId="77777777" w:rsidTr="00A354B1">
        <w:tblPrEx>
          <w:tblBorders>
            <w:bottom w:val="none" w:sz="0" w:space="0" w:color="auto"/>
          </w:tblBorders>
        </w:tblPrEx>
        <w:trPr>
          <w:trHeight w:val="360"/>
        </w:trPr>
        <w:tc>
          <w:tcPr>
            <w:tcW w:w="1304" w:type="dxa"/>
          </w:tcPr>
          <w:p w14:paraId="47D05F19" w14:textId="77777777" w:rsidR="000368D9" w:rsidRPr="007C59B6" w:rsidRDefault="000368D9" w:rsidP="00A354B1">
            <w:r w:rsidRPr="007C59B6">
              <w:t>HT3</w:t>
            </w:r>
          </w:p>
        </w:tc>
        <w:tc>
          <w:tcPr>
            <w:tcW w:w="1205" w:type="dxa"/>
            <w:gridSpan w:val="3"/>
          </w:tcPr>
          <w:p w14:paraId="1FDD272A" w14:textId="77777777" w:rsidR="000368D9" w:rsidRPr="007C59B6" w:rsidRDefault="000368D9" w:rsidP="00A354B1">
            <w:pPr>
              <w:jc w:val="center"/>
            </w:pPr>
            <w:r w:rsidRPr="007C59B6">
              <w:t>184.8 b</w:t>
            </w:r>
          </w:p>
        </w:tc>
        <w:tc>
          <w:tcPr>
            <w:tcW w:w="1270" w:type="dxa"/>
            <w:gridSpan w:val="2"/>
          </w:tcPr>
          <w:p w14:paraId="02342B03" w14:textId="77777777" w:rsidR="000368D9" w:rsidRPr="007C59B6" w:rsidRDefault="000368D9" w:rsidP="00A354B1">
            <w:pPr>
              <w:jc w:val="center"/>
            </w:pPr>
            <w:r>
              <w:t xml:space="preserve"> </w:t>
            </w:r>
            <w:r w:rsidRPr="007C59B6">
              <w:t>0.1</w:t>
            </w:r>
          </w:p>
        </w:tc>
        <w:tc>
          <w:tcPr>
            <w:tcW w:w="1179" w:type="dxa"/>
          </w:tcPr>
          <w:p w14:paraId="2662C0C6" w14:textId="77777777" w:rsidR="000368D9" w:rsidRPr="007C59B6" w:rsidRDefault="000368D9" w:rsidP="00A354B1">
            <w:pPr>
              <w:jc w:val="center"/>
            </w:pPr>
            <w:r>
              <w:t xml:space="preserve">  </w:t>
            </w:r>
            <w:r w:rsidRPr="007C59B6">
              <w:t>0.1 b</w:t>
            </w:r>
          </w:p>
        </w:tc>
        <w:tc>
          <w:tcPr>
            <w:tcW w:w="1231" w:type="dxa"/>
            <w:gridSpan w:val="3"/>
          </w:tcPr>
          <w:p w14:paraId="358A25A1" w14:textId="77777777" w:rsidR="000368D9" w:rsidRPr="007C59B6" w:rsidRDefault="000368D9" w:rsidP="00A354B1">
            <w:pPr>
              <w:jc w:val="center"/>
            </w:pPr>
            <w:r w:rsidRPr="007C59B6">
              <w:t>137.6</w:t>
            </w:r>
          </w:p>
        </w:tc>
        <w:tc>
          <w:tcPr>
            <w:tcW w:w="1208" w:type="dxa"/>
          </w:tcPr>
          <w:p w14:paraId="0FD256BA" w14:textId="77777777" w:rsidR="000368D9" w:rsidRPr="007C59B6" w:rsidRDefault="000368D9" w:rsidP="00A354B1">
            <w:pPr>
              <w:jc w:val="center"/>
            </w:pPr>
            <w:r w:rsidRPr="007C59B6">
              <w:t>8.9</w:t>
            </w:r>
          </w:p>
        </w:tc>
        <w:tc>
          <w:tcPr>
            <w:tcW w:w="1243" w:type="dxa"/>
          </w:tcPr>
          <w:p w14:paraId="1355CAC1" w14:textId="77777777" w:rsidR="000368D9" w:rsidRPr="007C59B6" w:rsidRDefault="000368D9" w:rsidP="00A354B1">
            <w:pPr>
              <w:jc w:val="center"/>
            </w:pPr>
            <w:r>
              <w:t xml:space="preserve"> </w:t>
            </w:r>
            <w:r w:rsidRPr="007C59B6">
              <w:t>5.0 b</w:t>
            </w:r>
          </w:p>
        </w:tc>
      </w:tr>
      <w:tr w:rsidR="000368D9" w:rsidRPr="007C59B6" w14:paraId="3F896F9A" w14:textId="77777777" w:rsidTr="00A354B1">
        <w:tblPrEx>
          <w:tblBorders>
            <w:bottom w:val="none" w:sz="0" w:space="0" w:color="auto"/>
          </w:tblBorders>
        </w:tblPrEx>
        <w:trPr>
          <w:trHeight w:val="360"/>
        </w:trPr>
        <w:tc>
          <w:tcPr>
            <w:tcW w:w="1304" w:type="dxa"/>
          </w:tcPr>
          <w:p w14:paraId="6464CC7A" w14:textId="77777777" w:rsidR="000368D9" w:rsidRPr="007C59B6" w:rsidRDefault="000368D9" w:rsidP="00A354B1">
            <w:r w:rsidRPr="007C59B6">
              <w:t>HT4</w:t>
            </w:r>
          </w:p>
        </w:tc>
        <w:tc>
          <w:tcPr>
            <w:tcW w:w="1205" w:type="dxa"/>
            <w:gridSpan w:val="3"/>
          </w:tcPr>
          <w:p w14:paraId="0A055FCE" w14:textId="77777777" w:rsidR="000368D9" w:rsidRPr="007C59B6" w:rsidRDefault="000368D9" w:rsidP="00A354B1">
            <w:pPr>
              <w:jc w:val="center"/>
            </w:pPr>
            <w:r>
              <w:t xml:space="preserve">   </w:t>
            </w:r>
            <w:r w:rsidRPr="007C59B6">
              <w:t xml:space="preserve">76.4 </w:t>
            </w:r>
            <w:proofErr w:type="spellStart"/>
            <w:r w:rsidRPr="007C59B6">
              <w:t>bc</w:t>
            </w:r>
            <w:proofErr w:type="spellEnd"/>
          </w:p>
        </w:tc>
        <w:tc>
          <w:tcPr>
            <w:tcW w:w="1270" w:type="dxa"/>
            <w:gridSpan w:val="2"/>
          </w:tcPr>
          <w:p w14:paraId="0B392281" w14:textId="77777777" w:rsidR="000368D9" w:rsidRPr="007C59B6" w:rsidRDefault="000368D9" w:rsidP="00A354B1">
            <w:pPr>
              <w:jc w:val="center"/>
            </w:pPr>
            <w:r>
              <w:t xml:space="preserve"> </w:t>
            </w:r>
            <w:r w:rsidRPr="007C59B6">
              <w:t>6.3</w:t>
            </w:r>
          </w:p>
        </w:tc>
        <w:tc>
          <w:tcPr>
            <w:tcW w:w="1179" w:type="dxa"/>
          </w:tcPr>
          <w:p w14:paraId="29ED58FA" w14:textId="77777777" w:rsidR="000368D9" w:rsidRPr="007C59B6" w:rsidRDefault="000368D9" w:rsidP="00A354B1">
            <w:pPr>
              <w:jc w:val="center"/>
            </w:pPr>
            <w:r>
              <w:t xml:space="preserve">  </w:t>
            </w:r>
            <w:r w:rsidRPr="007C59B6">
              <w:t>1.0 b</w:t>
            </w:r>
          </w:p>
        </w:tc>
        <w:tc>
          <w:tcPr>
            <w:tcW w:w="1231" w:type="dxa"/>
            <w:gridSpan w:val="3"/>
          </w:tcPr>
          <w:p w14:paraId="117B2572" w14:textId="77777777" w:rsidR="000368D9" w:rsidRPr="007C59B6" w:rsidRDefault="000368D9" w:rsidP="00A354B1">
            <w:pPr>
              <w:jc w:val="center"/>
            </w:pPr>
            <w:r>
              <w:t xml:space="preserve"> </w:t>
            </w:r>
            <w:r w:rsidRPr="007C59B6">
              <w:t>75.7</w:t>
            </w:r>
          </w:p>
        </w:tc>
        <w:tc>
          <w:tcPr>
            <w:tcW w:w="1208" w:type="dxa"/>
          </w:tcPr>
          <w:p w14:paraId="3C5849DA" w14:textId="77777777" w:rsidR="000368D9" w:rsidRPr="007C59B6" w:rsidRDefault="000368D9" w:rsidP="00A354B1">
            <w:pPr>
              <w:jc w:val="center"/>
            </w:pPr>
            <w:r w:rsidRPr="007C59B6">
              <w:t>8.8</w:t>
            </w:r>
          </w:p>
        </w:tc>
        <w:tc>
          <w:tcPr>
            <w:tcW w:w="1243" w:type="dxa"/>
          </w:tcPr>
          <w:p w14:paraId="2215F5F5" w14:textId="77777777" w:rsidR="000368D9" w:rsidRPr="007C59B6" w:rsidRDefault="000368D9" w:rsidP="00A354B1">
            <w:pPr>
              <w:jc w:val="center"/>
            </w:pPr>
            <w:r>
              <w:t xml:space="preserve"> </w:t>
            </w:r>
            <w:r w:rsidRPr="007C59B6">
              <w:t>0.4 b</w:t>
            </w:r>
          </w:p>
        </w:tc>
      </w:tr>
      <w:tr w:rsidR="000368D9" w:rsidRPr="007C59B6" w14:paraId="4D15F4FE" w14:textId="77777777" w:rsidTr="00A354B1">
        <w:tblPrEx>
          <w:tblBorders>
            <w:bottom w:val="none" w:sz="0" w:space="0" w:color="auto"/>
          </w:tblBorders>
        </w:tblPrEx>
        <w:trPr>
          <w:trHeight w:val="360"/>
        </w:trPr>
        <w:tc>
          <w:tcPr>
            <w:tcW w:w="1304" w:type="dxa"/>
          </w:tcPr>
          <w:p w14:paraId="168B383F" w14:textId="77777777" w:rsidR="000368D9" w:rsidRPr="007C59B6" w:rsidRDefault="000368D9" w:rsidP="00A354B1">
            <w:r w:rsidRPr="007C59B6">
              <w:t>RRB</w:t>
            </w:r>
          </w:p>
        </w:tc>
        <w:tc>
          <w:tcPr>
            <w:tcW w:w="1205" w:type="dxa"/>
            <w:gridSpan w:val="3"/>
          </w:tcPr>
          <w:p w14:paraId="75F97F6E" w14:textId="77777777" w:rsidR="000368D9" w:rsidRPr="007C59B6" w:rsidRDefault="000368D9" w:rsidP="00A354B1">
            <w:pPr>
              <w:jc w:val="center"/>
            </w:pPr>
            <w:r>
              <w:t xml:space="preserve"> </w:t>
            </w:r>
            <w:r w:rsidRPr="007C59B6">
              <w:t>47.8 c</w:t>
            </w:r>
          </w:p>
        </w:tc>
        <w:tc>
          <w:tcPr>
            <w:tcW w:w="1270" w:type="dxa"/>
            <w:gridSpan w:val="2"/>
          </w:tcPr>
          <w:p w14:paraId="7F9AA827" w14:textId="77777777" w:rsidR="000368D9" w:rsidRPr="007C59B6" w:rsidRDefault="000368D9" w:rsidP="00A354B1">
            <w:pPr>
              <w:jc w:val="center"/>
            </w:pPr>
            <w:r>
              <w:t xml:space="preserve"> </w:t>
            </w:r>
            <w:r w:rsidRPr="007C59B6">
              <w:t>9.1</w:t>
            </w:r>
          </w:p>
        </w:tc>
        <w:tc>
          <w:tcPr>
            <w:tcW w:w="1179" w:type="dxa"/>
          </w:tcPr>
          <w:p w14:paraId="6B31D07C" w14:textId="77777777" w:rsidR="000368D9" w:rsidRPr="007C59B6" w:rsidRDefault="000368D9" w:rsidP="00A354B1">
            <w:pPr>
              <w:jc w:val="center"/>
            </w:pPr>
            <w:r>
              <w:t xml:space="preserve">  </w:t>
            </w:r>
            <w:r w:rsidRPr="007C59B6">
              <w:t>0.8 b</w:t>
            </w:r>
          </w:p>
        </w:tc>
        <w:tc>
          <w:tcPr>
            <w:tcW w:w="1231" w:type="dxa"/>
            <w:gridSpan w:val="3"/>
          </w:tcPr>
          <w:p w14:paraId="711809AC" w14:textId="77777777" w:rsidR="000368D9" w:rsidRPr="007C59B6" w:rsidRDefault="000368D9" w:rsidP="00A354B1">
            <w:pPr>
              <w:jc w:val="center"/>
            </w:pPr>
            <w:r>
              <w:t xml:space="preserve"> </w:t>
            </w:r>
            <w:r w:rsidRPr="007C59B6">
              <w:t>45.7</w:t>
            </w:r>
          </w:p>
        </w:tc>
        <w:tc>
          <w:tcPr>
            <w:tcW w:w="1208" w:type="dxa"/>
          </w:tcPr>
          <w:p w14:paraId="42380997" w14:textId="77777777" w:rsidR="000368D9" w:rsidRPr="007C59B6" w:rsidRDefault="000368D9" w:rsidP="00A354B1">
            <w:pPr>
              <w:jc w:val="center"/>
            </w:pPr>
            <w:r w:rsidRPr="007C59B6">
              <w:t>3.1</w:t>
            </w:r>
          </w:p>
        </w:tc>
        <w:tc>
          <w:tcPr>
            <w:tcW w:w="1243" w:type="dxa"/>
          </w:tcPr>
          <w:p w14:paraId="7AD4B44D" w14:textId="77777777" w:rsidR="000368D9" w:rsidRPr="007C59B6" w:rsidRDefault="000368D9" w:rsidP="00A354B1">
            <w:pPr>
              <w:jc w:val="center"/>
            </w:pPr>
            <w:r>
              <w:t xml:space="preserve"> </w:t>
            </w:r>
            <w:r w:rsidRPr="007C59B6">
              <w:t>3.3 b</w:t>
            </w:r>
          </w:p>
        </w:tc>
      </w:tr>
      <w:tr w:rsidR="000368D9" w:rsidRPr="007C59B6" w14:paraId="699B4FFD" w14:textId="77777777" w:rsidTr="00A354B1">
        <w:tblPrEx>
          <w:tblBorders>
            <w:bottom w:val="none" w:sz="0" w:space="0" w:color="auto"/>
          </w:tblBorders>
        </w:tblPrEx>
        <w:trPr>
          <w:trHeight w:val="360"/>
        </w:trPr>
        <w:tc>
          <w:tcPr>
            <w:tcW w:w="1304" w:type="dxa"/>
          </w:tcPr>
          <w:p w14:paraId="5E649A66" w14:textId="77777777" w:rsidR="000368D9" w:rsidRPr="007C59B6" w:rsidRDefault="000368D9" w:rsidP="00A354B1">
            <w:r w:rsidRPr="007C59B6">
              <w:t>CONT</w:t>
            </w:r>
          </w:p>
        </w:tc>
        <w:tc>
          <w:tcPr>
            <w:tcW w:w="1205" w:type="dxa"/>
            <w:gridSpan w:val="3"/>
          </w:tcPr>
          <w:p w14:paraId="54842AFF" w14:textId="77777777" w:rsidR="000368D9" w:rsidRPr="007C59B6" w:rsidRDefault="000368D9" w:rsidP="00A354B1">
            <w:pPr>
              <w:jc w:val="center"/>
            </w:pPr>
            <w:r>
              <w:t xml:space="preserve">  </w:t>
            </w:r>
            <w:r w:rsidRPr="007C59B6">
              <w:t>8.1 c</w:t>
            </w:r>
          </w:p>
        </w:tc>
        <w:tc>
          <w:tcPr>
            <w:tcW w:w="1270" w:type="dxa"/>
            <w:gridSpan w:val="2"/>
          </w:tcPr>
          <w:p w14:paraId="6D7260B6" w14:textId="77777777" w:rsidR="000368D9" w:rsidRPr="007C59B6" w:rsidRDefault="000368D9" w:rsidP="00A354B1">
            <w:pPr>
              <w:jc w:val="center"/>
            </w:pPr>
            <w:r>
              <w:t xml:space="preserve"> </w:t>
            </w:r>
            <w:r w:rsidRPr="007C59B6">
              <w:t>0.2</w:t>
            </w:r>
          </w:p>
        </w:tc>
        <w:tc>
          <w:tcPr>
            <w:tcW w:w="1179" w:type="dxa"/>
          </w:tcPr>
          <w:p w14:paraId="57F50B6B" w14:textId="77777777" w:rsidR="000368D9" w:rsidRPr="007C59B6" w:rsidRDefault="000368D9" w:rsidP="00A354B1">
            <w:pPr>
              <w:jc w:val="center"/>
            </w:pPr>
            <w:r>
              <w:t xml:space="preserve">  </w:t>
            </w:r>
            <w:r w:rsidRPr="007C59B6">
              <w:t>0.4 b</w:t>
            </w:r>
          </w:p>
        </w:tc>
        <w:tc>
          <w:tcPr>
            <w:tcW w:w="1231" w:type="dxa"/>
            <w:gridSpan w:val="3"/>
          </w:tcPr>
          <w:p w14:paraId="6EC3F7E3" w14:textId="77777777" w:rsidR="000368D9" w:rsidRPr="007C59B6" w:rsidRDefault="000368D9" w:rsidP="00A354B1">
            <w:pPr>
              <w:jc w:val="center"/>
            </w:pPr>
            <w:r>
              <w:t xml:space="preserve">  </w:t>
            </w:r>
            <w:r w:rsidRPr="007C59B6">
              <w:t>1.0</w:t>
            </w:r>
          </w:p>
        </w:tc>
        <w:tc>
          <w:tcPr>
            <w:tcW w:w="1208" w:type="dxa"/>
          </w:tcPr>
          <w:p w14:paraId="6F09AE82" w14:textId="77777777" w:rsidR="000368D9" w:rsidRPr="007C59B6" w:rsidRDefault="000368D9" w:rsidP="00A354B1">
            <w:pPr>
              <w:jc w:val="center"/>
            </w:pPr>
            <w:r w:rsidRPr="007C59B6">
              <w:t>0.6</w:t>
            </w:r>
          </w:p>
        </w:tc>
        <w:tc>
          <w:tcPr>
            <w:tcW w:w="1243" w:type="dxa"/>
          </w:tcPr>
          <w:p w14:paraId="6178928F" w14:textId="77777777" w:rsidR="000368D9" w:rsidRPr="007C59B6" w:rsidRDefault="000368D9" w:rsidP="00A354B1">
            <w:pPr>
              <w:jc w:val="center"/>
            </w:pPr>
            <w:r>
              <w:t xml:space="preserve"> </w:t>
            </w:r>
            <w:r w:rsidRPr="007C59B6">
              <w:t>0.6 b</w:t>
            </w:r>
          </w:p>
        </w:tc>
      </w:tr>
      <w:tr w:rsidR="000368D9" w:rsidRPr="007C59B6" w14:paraId="02401952" w14:textId="77777777" w:rsidTr="00A354B1">
        <w:tblPrEx>
          <w:tblBorders>
            <w:bottom w:val="none" w:sz="0" w:space="0" w:color="auto"/>
          </w:tblBorders>
        </w:tblPrEx>
        <w:trPr>
          <w:trHeight w:val="360"/>
        </w:trPr>
        <w:tc>
          <w:tcPr>
            <w:tcW w:w="1304" w:type="dxa"/>
            <w:tcBorders>
              <w:bottom w:val="single" w:sz="4" w:space="0" w:color="auto"/>
            </w:tcBorders>
          </w:tcPr>
          <w:p w14:paraId="0658872A" w14:textId="77777777" w:rsidR="000368D9" w:rsidRPr="007C59B6" w:rsidRDefault="000368D9" w:rsidP="00A354B1">
            <w:r w:rsidRPr="007C59B6">
              <w:t>HT</w:t>
            </w:r>
          </w:p>
        </w:tc>
        <w:tc>
          <w:tcPr>
            <w:tcW w:w="1205" w:type="dxa"/>
            <w:gridSpan w:val="3"/>
            <w:tcBorders>
              <w:bottom w:val="single" w:sz="4" w:space="0" w:color="auto"/>
            </w:tcBorders>
          </w:tcPr>
          <w:p w14:paraId="0D45F91A" w14:textId="77777777" w:rsidR="000368D9" w:rsidRPr="007C59B6" w:rsidRDefault="000368D9" w:rsidP="00A354B1">
            <w:pPr>
              <w:jc w:val="center"/>
            </w:pPr>
            <w:r>
              <w:t xml:space="preserve">  </w:t>
            </w:r>
            <w:r w:rsidRPr="007C59B6">
              <w:t>0.1 c</w:t>
            </w:r>
          </w:p>
        </w:tc>
        <w:tc>
          <w:tcPr>
            <w:tcW w:w="1270" w:type="dxa"/>
            <w:gridSpan w:val="2"/>
            <w:tcBorders>
              <w:bottom w:val="single" w:sz="4" w:space="0" w:color="auto"/>
            </w:tcBorders>
          </w:tcPr>
          <w:p w14:paraId="50721FAE" w14:textId="77777777" w:rsidR="000368D9" w:rsidRPr="007C59B6" w:rsidRDefault="000368D9" w:rsidP="00A354B1">
            <w:pPr>
              <w:jc w:val="center"/>
            </w:pPr>
            <w:r>
              <w:t xml:space="preserve"> </w:t>
            </w:r>
            <w:r w:rsidRPr="007C59B6">
              <w:t>0.0</w:t>
            </w:r>
          </w:p>
        </w:tc>
        <w:tc>
          <w:tcPr>
            <w:tcW w:w="1179" w:type="dxa"/>
            <w:tcBorders>
              <w:bottom w:val="single" w:sz="4" w:space="0" w:color="auto"/>
            </w:tcBorders>
          </w:tcPr>
          <w:p w14:paraId="453629C2" w14:textId="77777777" w:rsidR="000368D9" w:rsidRPr="007C59B6" w:rsidRDefault="000368D9" w:rsidP="00A354B1">
            <w:pPr>
              <w:jc w:val="center"/>
            </w:pPr>
            <w:r>
              <w:t xml:space="preserve">  </w:t>
            </w:r>
            <w:r w:rsidRPr="007C59B6">
              <w:t>1.0 b</w:t>
            </w:r>
          </w:p>
        </w:tc>
        <w:tc>
          <w:tcPr>
            <w:tcW w:w="1231" w:type="dxa"/>
            <w:gridSpan w:val="3"/>
            <w:tcBorders>
              <w:bottom w:val="single" w:sz="4" w:space="0" w:color="auto"/>
            </w:tcBorders>
          </w:tcPr>
          <w:p w14:paraId="49ECBF42" w14:textId="77777777" w:rsidR="000368D9" w:rsidRPr="007C59B6" w:rsidRDefault="000368D9" w:rsidP="00A354B1">
            <w:pPr>
              <w:jc w:val="center"/>
            </w:pPr>
            <w:r>
              <w:t xml:space="preserve">  </w:t>
            </w:r>
            <w:r w:rsidRPr="007C59B6">
              <w:t>0.7</w:t>
            </w:r>
          </w:p>
        </w:tc>
        <w:tc>
          <w:tcPr>
            <w:tcW w:w="1208" w:type="dxa"/>
            <w:tcBorders>
              <w:bottom w:val="single" w:sz="4" w:space="0" w:color="auto"/>
            </w:tcBorders>
          </w:tcPr>
          <w:p w14:paraId="1A722145" w14:textId="77777777" w:rsidR="000368D9" w:rsidRPr="007C59B6" w:rsidRDefault="000368D9" w:rsidP="00A354B1">
            <w:pPr>
              <w:jc w:val="center"/>
            </w:pPr>
            <w:r w:rsidRPr="007C59B6">
              <w:t>0.5</w:t>
            </w:r>
          </w:p>
        </w:tc>
        <w:tc>
          <w:tcPr>
            <w:tcW w:w="1243" w:type="dxa"/>
            <w:tcBorders>
              <w:bottom w:val="single" w:sz="4" w:space="0" w:color="auto"/>
            </w:tcBorders>
          </w:tcPr>
          <w:p w14:paraId="277302D3" w14:textId="77777777" w:rsidR="000368D9" w:rsidRPr="007C59B6" w:rsidRDefault="000368D9" w:rsidP="00A354B1">
            <w:pPr>
              <w:jc w:val="center"/>
            </w:pPr>
            <w:r>
              <w:t xml:space="preserve"> </w:t>
            </w:r>
            <w:r w:rsidRPr="007C59B6">
              <w:t>0.6 b</w:t>
            </w:r>
          </w:p>
        </w:tc>
      </w:tr>
    </w:tbl>
    <w:p w14:paraId="60A8D2CF" w14:textId="0548FFFC" w:rsidR="00613791" w:rsidRPr="007C59B6" w:rsidDel="000368D9" w:rsidRDefault="00613791" w:rsidP="00613791">
      <w:pPr>
        <w:rPr>
          <w:del w:id="802" w:author="Author"/>
        </w:rPr>
      </w:pPr>
    </w:p>
    <w:p w14:paraId="47AC26A4" w14:textId="5C910830" w:rsidR="00613791" w:rsidRPr="007C59B6" w:rsidDel="000368D9" w:rsidRDefault="00613791" w:rsidP="00613791">
      <w:pPr>
        <w:rPr>
          <w:del w:id="803" w:author="Author"/>
        </w:rPr>
      </w:pPr>
    </w:p>
    <w:p w14:paraId="25D164D6" w14:textId="42F408A2" w:rsidR="00613791" w:rsidRPr="007C59B6" w:rsidDel="000368D9" w:rsidRDefault="00613791" w:rsidP="00613791">
      <w:pPr>
        <w:rPr>
          <w:del w:id="804" w:author="Author"/>
        </w:rPr>
      </w:pPr>
    </w:p>
    <w:p w14:paraId="6D163217" w14:textId="26FBF79C" w:rsidR="00613791" w:rsidDel="000368D9" w:rsidRDefault="00613791" w:rsidP="00613791">
      <w:pPr>
        <w:rPr>
          <w:del w:id="805" w:author="Author"/>
        </w:rPr>
      </w:pPr>
    </w:p>
    <w:p w14:paraId="2589F3CA" w14:textId="2B56DD76" w:rsidR="00613791" w:rsidDel="000368D9" w:rsidRDefault="00613791" w:rsidP="00613791">
      <w:pPr>
        <w:rPr>
          <w:del w:id="806" w:author="Author"/>
          <w:b/>
        </w:rPr>
      </w:pPr>
    </w:p>
    <w:p w14:paraId="7EBD0E20" w14:textId="3E7ABDC7" w:rsidR="00613791" w:rsidDel="000368D9" w:rsidRDefault="00613791" w:rsidP="00613791">
      <w:pPr>
        <w:rPr>
          <w:del w:id="807" w:author="Author"/>
          <w:b/>
        </w:rPr>
      </w:pPr>
    </w:p>
    <w:p w14:paraId="1D23ACD6" w14:textId="05CF40D5" w:rsidR="00613791" w:rsidDel="000368D9" w:rsidRDefault="00613791" w:rsidP="00613791">
      <w:pPr>
        <w:rPr>
          <w:del w:id="808" w:author="Author"/>
          <w:b/>
        </w:rPr>
      </w:pPr>
    </w:p>
    <w:p w14:paraId="2C46DF7D" w14:textId="7AF6CE11" w:rsidR="00613791" w:rsidDel="000368D9" w:rsidRDefault="00613791" w:rsidP="00613791">
      <w:pPr>
        <w:rPr>
          <w:del w:id="809" w:author="Author"/>
          <w:b/>
        </w:rPr>
      </w:pPr>
    </w:p>
    <w:p w14:paraId="1BA2702F" w14:textId="77777777" w:rsidR="00613791" w:rsidDel="000368D9" w:rsidRDefault="00613791" w:rsidP="00613791">
      <w:pPr>
        <w:rPr>
          <w:del w:id="810" w:author="Author"/>
          <w:b/>
        </w:rPr>
      </w:pPr>
    </w:p>
    <w:p w14:paraId="128D3CED" w14:textId="77777777" w:rsidR="00613791" w:rsidDel="000368D9" w:rsidRDefault="00613791" w:rsidP="00613791">
      <w:pPr>
        <w:rPr>
          <w:del w:id="811" w:author="Author"/>
          <w:b/>
        </w:rPr>
      </w:pPr>
    </w:p>
    <w:p w14:paraId="40AD114B" w14:textId="77777777" w:rsidR="00613791" w:rsidDel="000368D9" w:rsidRDefault="00613791" w:rsidP="00613791">
      <w:pPr>
        <w:rPr>
          <w:del w:id="812" w:author="Author"/>
          <w:b/>
        </w:rPr>
      </w:pPr>
    </w:p>
    <w:p w14:paraId="4516B5BB" w14:textId="77777777" w:rsidR="00613791" w:rsidDel="000368D9" w:rsidRDefault="00613791" w:rsidP="00613791">
      <w:pPr>
        <w:rPr>
          <w:del w:id="813" w:author="Author"/>
          <w:b/>
        </w:rPr>
      </w:pPr>
    </w:p>
    <w:p w14:paraId="16566BD5" w14:textId="4F055258" w:rsidR="00613791" w:rsidDel="000368D9" w:rsidRDefault="00613791" w:rsidP="00613791">
      <w:pPr>
        <w:rPr>
          <w:del w:id="814" w:author="Author"/>
          <w:b/>
        </w:rPr>
      </w:pPr>
    </w:p>
    <w:p w14:paraId="4490992A" w14:textId="1A34E4E5" w:rsidR="00613791" w:rsidDel="000368D9" w:rsidRDefault="00613791" w:rsidP="00613791">
      <w:pPr>
        <w:rPr>
          <w:del w:id="815" w:author="Author"/>
          <w:b/>
        </w:rPr>
      </w:pPr>
    </w:p>
    <w:p w14:paraId="0473749B" w14:textId="7A3DE062" w:rsidR="00613791" w:rsidDel="000368D9" w:rsidRDefault="00613791" w:rsidP="00613791">
      <w:pPr>
        <w:rPr>
          <w:del w:id="816" w:author="Author"/>
          <w:b/>
        </w:rPr>
      </w:pPr>
    </w:p>
    <w:p w14:paraId="4563E62E" w14:textId="77777777" w:rsidR="000E613A" w:rsidRDefault="000E613A" w:rsidP="00613791">
      <w:pPr>
        <w:rPr>
          <w:b/>
        </w:rPr>
        <w:sectPr w:rsidR="000E613A" w:rsidSect="000E613A">
          <w:footerReference w:type="default" r:id="rId13"/>
          <w:pgSz w:w="12240" w:h="15840"/>
          <w:pgMar w:top="1440" w:right="720" w:bottom="1440" w:left="720" w:header="720" w:footer="720" w:gutter="0"/>
          <w:cols w:space="720"/>
          <w:docGrid w:linePitch="360"/>
        </w:sectPr>
      </w:pPr>
    </w:p>
    <w:p w14:paraId="5047B259" w14:textId="77777777" w:rsidR="007A347B" w:rsidRDefault="007A347B" w:rsidP="00613791">
      <w:pPr>
        <w:rPr>
          <w:b/>
        </w:rPr>
      </w:pPr>
    </w:p>
    <w:p w14:paraId="1DAA81CB" w14:textId="77777777" w:rsidR="007A347B" w:rsidRDefault="007A347B" w:rsidP="00613791">
      <w:pPr>
        <w:rPr>
          <w:b/>
        </w:rPr>
      </w:pPr>
    </w:p>
    <w:p w14:paraId="4CBB1675" w14:textId="539FC0B2" w:rsidR="00B12330" w:rsidRDefault="00613791" w:rsidP="00B12330">
      <w:pPr>
        <w:rPr>
          <w:b/>
        </w:rPr>
      </w:pPr>
      <w:r w:rsidRPr="007C59B6">
        <w:rPr>
          <w:b/>
        </w:rPr>
        <w:t xml:space="preserve">Table </w:t>
      </w:r>
      <w:ins w:id="817" w:author="Author">
        <w:r w:rsidR="00524E14">
          <w:rPr>
            <w:b/>
          </w:rPr>
          <w:t>3</w:t>
        </w:r>
      </w:ins>
      <w:del w:id="818" w:author="Author">
        <w:r w:rsidR="00B12330" w:rsidDel="00524E14">
          <w:rPr>
            <w:b/>
          </w:rPr>
          <w:delText>5</w:delText>
        </w:r>
      </w:del>
      <w:r w:rsidRPr="007C59B6">
        <w:rPr>
          <w:b/>
        </w:rPr>
        <w:t xml:space="preserve"> </w:t>
      </w:r>
      <w:r w:rsidRPr="007C59B6">
        <w:t xml:space="preserve">P values for treatment, season, and treatment x season interaction on crude protein concentration for </w:t>
      </w:r>
      <w:r w:rsidR="00B6763D">
        <w:t>eleven</w:t>
      </w:r>
      <w:r w:rsidRPr="007C59B6">
        <w:t xml:space="preserve"> forage species collected at the </w:t>
      </w:r>
      <w:r w:rsidR="00567DB5">
        <w:t>FHRA</w:t>
      </w:r>
      <w:r w:rsidRPr="007C59B6">
        <w:t xml:space="preserve"> in 2020. Abbreviations are as follows: </w:t>
      </w:r>
      <w:r w:rsidR="00F8361F" w:rsidRPr="007C59B6">
        <w:t xml:space="preserve">ABB – American beautyberry, BBS – big bluestem, DES – </w:t>
      </w:r>
      <w:proofErr w:type="spellStart"/>
      <w:r w:rsidR="00F8361F" w:rsidRPr="007C59B6">
        <w:rPr>
          <w:i/>
        </w:rPr>
        <w:t>Desmodium</w:t>
      </w:r>
      <w:proofErr w:type="spellEnd"/>
      <w:r w:rsidR="00F8361F" w:rsidRPr="007C59B6">
        <w:t>,</w:t>
      </w:r>
      <w:r w:rsidR="00F8361F">
        <w:t xml:space="preserve"> </w:t>
      </w:r>
      <w:r w:rsidR="00F8361F" w:rsidRPr="007C59B6">
        <w:t xml:space="preserve">GRB – </w:t>
      </w:r>
      <w:proofErr w:type="spellStart"/>
      <w:r w:rsidR="00F8361F" w:rsidRPr="007C59B6">
        <w:t>greenbriar</w:t>
      </w:r>
      <w:proofErr w:type="spellEnd"/>
      <w:r w:rsidR="00F8361F" w:rsidRPr="007C59B6">
        <w:t>,</w:t>
      </w:r>
      <w:r w:rsidR="00F8361F">
        <w:t xml:space="preserve"> </w:t>
      </w:r>
      <w:r w:rsidR="00F8361F" w:rsidRPr="007C59B6">
        <w:t>PO</w:t>
      </w:r>
      <w:r w:rsidR="00F8361F">
        <w:t>K</w:t>
      </w:r>
      <w:r w:rsidR="00F8361F" w:rsidRPr="007C59B6">
        <w:t xml:space="preserve"> – post oak,</w:t>
      </w:r>
      <w:r w:rsidR="00F8361F">
        <w:t xml:space="preserve"> </w:t>
      </w:r>
      <w:r w:rsidR="00586F9E">
        <w:t xml:space="preserve">PAN </w:t>
      </w:r>
      <w:r w:rsidR="00586F9E" w:rsidRPr="007C59B6">
        <w:t>–</w:t>
      </w:r>
      <w:r w:rsidR="00F27A0F" w:rsidRPr="007C59B6">
        <w:t xml:space="preserve"> </w:t>
      </w:r>
      <w:r w:rsidR="00F8361F" w:rsidRPr="007C59B6">
        <w:t>panicum, SE</w:t>
      </w:r>
      <w:r w:rsidR="00F8361F">
        <w:t>Z</w:t>
      </w:r>
      <w:r w:rsidR="00F8361F" w:rsidRPr="007C59B6">
        <w:t xml:space="preserve"> – </w:t>
      </w:r>
      <w:r w:rsidR="00245452" w:rsidRPr="007C59B6">
        <w:t>sericea</w:t>
      </w:r>
      <w:r w:rsidR="00F8361F" w:rsidRPr="007C59B6">
        <w:t xml:space="preserve"> lespedeza, SLZ – slender lespedeza, </w:t>
      </w:r>
      <w:commentRangeStart w:id="819"/>
      <w:r w:rsidR="00F8361F" w:rsidRPr="007C59B6">
        <w:t>S</w:t>
      </w:r>
      <w:ins w:id="820" w:author="Author">
        <w:r w:rsidR="00774079">
          <w:t>H</w:t>
        </w:r>
      </w:ins>
      <w:del w:id="821" w:author="Author">
        <w:r w:rsidR="00F8361F" w:rsidRPr="007C59B6" w:rsidDel="00774079">
          <w:delText>P</w:delText>
        </w:r>
      </w:del>
      <w:r w:rsidR="00F8361F" w:rsidRPr="007C59B6">
        <w:t>P</w:t>
      </w:r>
      <w:commentRangeEnd w:id="819"/>
      <w:r w:rsidR="00774079">
        <w:rPr>
          <w:rStyle w:val="CommentReference"/>
        </w:rPr>
        <w:commentReference w:id="819"/>
      </w:r>
      <w:r w:rsidR="00F8361F" w:rsidRPr="007C59B6">
        <w:t xml:space="preserve"> – showy partridge pea</w:t>
      </w:r>
      <w:r w:rsidR="00F8361F">
        <w:t xml:space="preserve">, </w:t>
      </w:r>
      <w:r w:rsidR="00F8361F" w:rsidRPr="007C59B6">
        <w:t xml:space="preserve">SUM – winged sumac, WGE – winged elm. </w:t>
      </w:r>
      <w:r w:rsidR="00B12330">
        <w:t xml:space="preserve">See Table 1 for definition of treatments.  </w:t>
      </w:r>
    </w:p>
    <w:tbl>
      <w:tblPr>
        <w:tblStyle w:val="TableGrid"/>
        <w:tblpPr w:leftFromText="180" w:rightFromText="180" w:vertAnchor="page" w:horzAnchor="margin" w:tblpY="3688"/>
        <w:tblW w:w="13230"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1080"/>
        <w:gridCol w:w="1080"/>
        <w:gridCol w:w="1080"/>
        <w:gridCol w:w="1080"/>
        <w:gridCol w:w="1080"/>
        <w:gridCol w:w="1080"/>
        <w:gridCol w:w="1080"/>
        <w:gridCol w:w="1080"/>
        <w:gridCol w:w="1080"/>
        <w:gridCol w:w="1080"/>
        <w:gridCol w:w="1080"/>
      </w:tblGrid>
      <w:tr w:rsidR="000E613A" w:rsidRPr="007C59B6" w14:paraId="78CC3C95" w14:textId="77777777" w:rsidTr="000E613A">
        <w:trPr>
          <w:trHeight w:val="360"/>
        </w:trPr>
        <w:tc>
          <w:tcPr>
            <w:tcW w:w="1350" w:type="dxa"/>
            <w:tcBorders>
              <w:top w:val="single" w:sz="4" w:space="0" w:color="auto"/>
              <w:bottom w:val="single" w:sz="4" w:space="0" w:color="auto"/>
            </w:tcBorders>
          </w:tcPr>
          <w:p w14:paraId="3D4F21B3" w14:textId="77777777" w:rsidR="000E613A" w:rsidRPr="007C59B6" w:rsidRDefault="000E613A" w:rsidP="000E613A">
            <w:r w:rsidRPr="007C59B6">
              <w:t>Treatment</w:t>
            </w:r>
          </w:p>
        </w:tc>
        <w:tc>
          <w:tcPr>
            <w:tcW w:w="1080" w:type="dxa"/>
            <w:tcBorders>
              <w:top w:val="single" w:sz="4" w:space="0" w:color="auto"/>
              <w:bottom w:val="single" w:sz="4" w:space="0" w:color="auto"/>
            </w:tcBorders>
          </w:tcPr>
          <w:p w14:paraId="1FCC9F9A" w14:textId="77777777" w:rsidR="000E613A" w:rsidRPr="007C59B6" w:rsidRDefault="000E613A" w:rsidP="000E613A">
            <w:pPr>
              <w:jc w:val="center"/>
            </w:pPr>
            <w:r w:rsidRPr="007C59B6">
              <w:t>ABB</w:t>
            </w:r>
          </w:p>
        </w:tc>
        <w:tc>
          <w:tcPr>
            <w:tcW w:w="1080" w:type="dxa"/>
            <w:tcBorders>
              <w:top w:val="single" w:sz="4" w:space="0" w:color="auto"/>
              <w:bottom w:val="single" w:sz="4" w:space="0" w:color="auto"/>
            </w:tcBorders>
          </w:tcPr>
          <w:p w14:paraId="0813AD0B" w14:textId="77777777" w:rsidR="000E613A" w:rsidRPr="007C59B6" w:rsidRDefault="000E613A" w:rsidP="000E613A">
            <w:pPr>
              <w:jc w:val="center"/>
            </w:pPr>
            <w:r w:rsidRPr="007C59B6">
              <w:t>BBS</w:t>
            </w:r>
          </w:p>
        </w:tc>
        <w:tc>
          <w:tcPr>
            <w:tcW w:w="1080" w:type="dxa"/>
            <w:tcBorders>
              <w:top w:val="single" w:sz="4" w:space="0" w:color="auto"/>
              <w:bottom w:val="single" w:sz="4" w:space="0" w:color="auto"/>
            </w:tcBorders>
          </w:tcPr>
          <w:p w14:paraId="75E22728" w14:textId="77777777" w:rsidR="000E613A" w:rsidRPr="007C59B6" w:rsidRDefault="000E613A" w:rsidP="000E613A">
            <w:pPr>
              <w:jc w:val="center"/>
            </w:pPr>
            <w:r w:rsidRPr="007C59B6">
              <w:t>DES</w:t>
            </w:r>
          </w:p>
        </w:tc>
        <w:tc>
          <w:tcPr>
            <w:tcW w:w="1080" w:type="dxa"/>
            <w:tcBorders>
              <w:top w:val="single" w:sz="4" w:space="0" w:color="auto"/>
              <w:bottom w:val="single" w:sz="4" w:space="0" w:color="auto"/>
            </w:tcBorders>
          </w:tcPr>
          <w:p w14:paraId="00051129" w14:textId="77777777" w:rsidR="000E613A" w:rsidRPr="007C59B6" w:rsidRDefault="000E613A" w:rsidP="000E613A">
            <w:pPr>
              <w:jc w:val="center"/>
            </w:pPr>
            <w:r w:rsidRPr="007C59B6">
              <w:t>GRB</w:t>
            </w:r>
          </w:p>
        </w:tc>
        <w:tc>
          <w:tcPr>
            <w:tcW w:w="1080" w:type="dxa"/>
            <w:tcBorders>
              <w:top w:val="single" w:sz="4" w:space="0" w:color="auto"/>
              <w:bottom w:val="single" w:sz="4" w:space="0" w:color="auto"/>
            </w:tcBorders>
          </w:tcPr>
          <w:p w14:paraId="5D700D76" w14:textId="77777777" w:rsidR="000E613A" w:rsidRPr="007C59B6" w:rsidRDefault="000E613A" w:rsidP="000E613A">
            <w:pPr>
              <w:jc w:val="center"/>
            </w:pPr>
            <w:r w:rsidRPr="007C59B6">
              <w:t>PO</w:t>
            </w:r>
            <w:r>
              <w:t>K</w:t>
            </w:r>
          </w:p>
        </w:tc>
        <w:tc>
          <w:tcPr>
            <w:tcW w:w="1080" w:type="dxa"/>
            <w:tcBorders>
              <w:top w:val="single" w:sz="4" w:space="0" w:color="auto"/>
              <w:bottom w:val="single" w:sz="4" w:space="0" w:color="auto"/>
            </w:tcBorders>
          </w:tcPr>
          <w:p w14:paraId="2EC15138" w14:textId="3502A26F" w:rsidR="000E613A" w:rsidRPr="007C59B6" w:rsidRDefault="00F27A0F" w:rsidP="000E613A">
            <w:pPr>
              <w:jc w:val="center"/>
            </w:pPr>
            <w:r>
              <w:t>PAN</w:t>
            </w:r>
          </w:p>
        </w:tc>
        <w:tc>
          <w:tcPr>
            <w:tcW w:w="1080" w:type="dxa"/>
            <w:tcBorders>
              <w:top w:val="single" w:sz="4" w:space="0" w:color="auto"/>
              <w:bottom w:val="single" w:sz="4" w:space="0" w:color="auto"/>
            </w:tcBorders>
          </w:tcPr>
          <w:p w14:paraId="4955A184" w14:textId="77777777" w:rsidR="000E613A" w:rsidRPr="007C59B6" w:rsidRDefault="000E613A" w:rsidP="000E613A">
            <w:pPr>
              <w:jc w:val="center"/>
            </w:pPr>
            <w:r w:rsidRPr="007C59B6">
              <w:t>SEZ</w:t>
            </w:r>
          </w:p>
        </w:tc>
        <w:tc>
          <w:tcPr>
            <w:tcW w:w="1080" w:type="dxa"/>
            <w:tcBorders>
              <w:top w:val="single" w:sz="4" w:space="0" w:color="auto"/>
              <w:bottom w:val="single" w:sz="4" w:space="0" w:color="auto"/>
            </w:tcBorders>
          </w:tcPr>
          <w:p w14:paraId="75222C6D" w14:textId="77777777" w:rsidR="000E613A" w:rsidRPr="007C59B6" w:rsidRDefault="000E613A" w:rsidP="000E613A">
            <w:pPr>
              <w:jc w:val="center"/>
            </w:pPr>
            <w:r w:rsidRPr="007C59B6">
              <w:t>SLZ</w:t>
            </w:r>
          </w:p>
        </w:tc>
        <w:tc>
          <w:tcPr>
            <w:tcW w:w="1080" w:type="dxa"/>
            <w:tcBorders>
              <w:top w:val="single" w:sz="4" w:space="0" w:color="auto"/>
              <w:bottom w:val="single" w:sz="4" w:space="0" w:color="auto"/>
            </w:tcBorders>
          </w:tcPr>
          <w:p w14:paraId="3B0F4BE2" w14:textId="6684B530" w:rsidR="000E613A" w:rsidRPr="007C59B6" w:rsidRDefault="000E613A" w:rsidP="000E613A">
            <w:pPr>
              <w:jc w:val="center"/>
            </w:pPr>
            <w:r w:rsidRPr="007C59B6">
              <w:t>S</w:t>
            </w:r>
            <w:ins w:id="822" w:author="Author">
              <w:r w:rsidR="00774079">
                <w:t>H</w:t>
              </w:r>
            </w:ins>
            <w:del w:id="823" w:author="Author">
              <w:r w:rsidRPr="007C59B6" w:rsidDel="00774079">
                <w:delText>P</w:delText>
              </w:r>
            </w:del>
            <w:r w:rsidRPr="007C59B6">
              <w:t>P</w:t>
            </w:r>
          </w:p>
        </w:tc>
        <w:tc>
          <w:tcPr>
            <w:tcW w:w="1080" w:type="dxa"/>
            <w:tcBorders>
              <w:top w:val="single" w:sz="4" w:space="0" w:color="auto"/>
              <w:bottom w:val="single" w:sz="4" w:space="0" w:color="auto"/>
            </w:tcBorders>
          </w:tcPr>
          <w:p w14:paraId="54DEE15C" w14:textId="77777777" w:rsidR="000E613A" w:rsidRPr="007C59B6" w:rsidRDefault="000E613A" w:rsidP="000E613A">
            <w:pPr>
              <w:jc w:val="center"/>
            </w:pPr>
            <w:r w:rsidRPr="007C59B6">
              <w:t>SUM</w:t>
            </w:r>
          </w:p>
        </w:tc>
        <w:tc>
          <w:tcPr>
            <w:tcW w:w="1080" w:type="dxa"/>
            <w:tcBorders>
              <w:top w:val="single" w:sz="4" w:space="0" w:color="auto"/>
              <w:bottom w:val="single" w:sz="4" w:space="0" w:color="auto"/>
            </w:tcBorders>
          </w:tcPr>
          <w:p w14:paraId="05787279" w14:textId="77777777" w:rsidR="000E613A" w:rsidRPr="007C59B6" w:rsidRDefault="000E613A" w:rsidP="000E613A">
            <w:pPr>
              <w:jc w:val="center"/>
            </w:pPr>
            <w:r w:rsidRPr="007C59B6">
              <w:t>WGE</w:t>
            </w:r>
          </w:p>
        </w:tc>
      </w:tr>
      <w:tr w:rsidR="000E613A" w:rsidRPr="007C59B6" w14:paraId="5C24C76F" w14:textId="77777777" w:rsidTr="000E613A">
        <w:trPr>
          <w:trHeight w:val="360"/>
        </w:trPr>
        <w:tc>
          <w:tcPr>
            <w:tcW w:w="1350" w:type="dxa"/>
            <w:tcBorders>
              <w:top w:val="single" w:sz="4" w:space="0" w:color="auto"/>
            </w:tcBorders>
          </w:tcPr>
          <w:p w14:paraId="4E3D1BE9" w14:textId="77777777" w:rsidR="000E613A" w:rsidRPr="007C59B6" w:rsidRDefault="000E613A" w:rsidP="000E613A">
            <w:r w:rsidRPr="007C59B6">
              <w:t>Treatment</w:t>
            </w:r>
          </w:p>
        </w:tc>
        <w:tc>
          <w:tcPr>
            <w:tcW w:w="1080" w:type="dxa"/>
            <w:tcBorders>
              <w:top w:val="single" w:sz="4" w:space="0" w:color="auto"/>
            </w:tcBorders>
          </w:tcPr>
          <w:p w14:paraId="1964962F" w14:textId="77777777" w:rsidR="000E613A" w:rsidRPr="007C59B6" w:rsidRDefault="000E613A" w:rsidP="000E613A">
            <w:pPr>
              <w:jc w:val="center"/>
            </w:pPr>
            <w:r w:rsidRPr="007C59B6">
              <w:t>0.009</w:t>
            </w:r>
          </w:p>
        </w:tc>
        <w:tc>
          <w:tcPr>
            <w:tcW w:w="1080" w:type="dxa"/>
            <w:tcBorders>
              <w:top w:val="single" w:sz="4" w:space="0" w:color="auto"/>
            </w:tcBorders>
          </w:tcPr>
          <w:p w14:paraId="42E24910" w14:textId="77777777" w:rsidR="000E613A" w:rsidRPr="007C59B6" w:rsidRDefault="000E613A" w:rsidP="000E613A">
            <w:pPr>
              <w:jc w:val="center"/>
            </w:pPr>
            <w:r w:rsidRPr="007C59B6">
              <w:t>0.06</w:t>
            </w:r>
          </w:p>
        </w:tc>
        <w:tc>
          <w:tcPr>
            <w:tcW w:w="1080" w:type="dxa"/>
            <w:tcBorders>
              <w:top w:val="single" w:sz="4" w:space="0" w:color="auto"/>
            </w:tcBorders>
          </w:tcPr>
          <w:p w14:paraId="7E19C94B" w14:textId="77777777" w:rsidR="000E613A" w:rsidRPr="007C59B6" w:rsidRDefault="000E613A" w:rsidP="000E613A">
            <w:pPr>
              <w:jc w:val="center"/>
            </w:pPr>
            <w:r w:rsidRPr="007C59B6">
              <w:t>0.051</w:t>
            </w:r>
          </w:p>
        </w:tc>
        <w:tc>
          <w:tcPr>
            <w:tcW w:w="1080" w:type="dxa"/>
            <w:tcBorders>
              <w:top w:val="single" w:sz="4" w:space="0" w:color="auto"/>
            </w:tcBorders>
          </w:tcPr>
          <w:p w14:paraId="3E4C4452" w14:textId="77777777" w:rsidR="000E613A" w:rsidRPr="007C59B6" w:rsidRDefault="000E613A" w:rsidP="000E613A">
            <w:pPr>
              <w:jc w:val="center"/>
            </w:pPr>
            <w:r w:rsidRPr="007C59B6">
              <w:t>0.19</w:t>
            </w:r>
          </w:p>
        </w:tc>
        <w:tc>
          <w:tcPr>
            <w:tcW w:w="1080" w:type="dxa"/>
            <w:tcBorders>
              <w:top w:val="single" w:sz="4" w:space="0" w:color="auto"/>
            </w:tcBorders>
          </w:tcPr>
          <w:p w14:paraId="0EE5E438" w14:textId="77777777" w:rsidR="000E613A" w:rsidRPr="007C59B6" w:rsidRDefault="000E613A" w:rsidP="000E613A">
            <w:pPr>
              <w:jc w:val="center"/>
            </w:pPr>
            <w:r w:rsidRPr="007C59B6">
              <w:t>0.08</w:t>
            </w:r>
          </w:p>
        </w:tc>
        <w:tc>
          <w:tcPr>
            <w:tcW w:w="1080" w:type="dxa"/>
            <w:tcBorders>
              <w:top w:val="single" w:sz="4" w:space="0" w:color="auto"/>
            </w:tcBorders>
          </w:tcPr>
          <w:p w14:paraId="2470F76F" w14:textId="77777777" w:rsidR="000E613A" w:rsidRPr="007C59B6" w:rsidRDefault="000E613A" w:rsidP="000E613A">
            <w:pPr>
              <w:jc w:val="center"/>
            </w:pPr>
            <w:r w:rsidRPr="007C59B6">
              <w:t>0.047</w:t>
            </w:r>
          </w:p>
        </w:tc>
        <w:tc>
          <w:tcPr>
            <w:tcW w:w="1080" w:type="dxa"/>
            <w:tcBorders>
              <w:top w:val="single" w:sz="4" w:space="0" w:color="auto"/>
            </w:tcBorders>
          </w:tcPr>
          <w:p w14:paraId="1CD134EB" w14:textId="77777777" w:rsidR="000E613A" w:rsidRPr="007C59B6" w:rsidRDefault="000E613A" w:rsidP="000E613A">
            <w:pPr>
              <w:jc w:val="center"/>
            </w:pPr>
            <w:r w:rsidRPr="007C59B6">
              <w:t>0.40</w:t>
            </w:r>
          </w:p>
        </w:tc>
        <w:tc>
          <w:tcPr>
            <w:tcW w:w="1080" w:type="dxa"/>
            <w:tcBorders>
              <w:top w:val="single" w:sz="4" w:space="0" w:color="auto"/>
            </w:tcBorders>
          </w:tcPr>
          <w:p w14:paraId="20E7DBD0" w14:textId="77777777" w:rsidR="000E613A" w:rsidRDefault="000E613A" w:rsidP="000E613A">
            <w:pPr>
              <w:jc w:val="center"/>
            </w:pPr>
            <w:r w:rsidRPr="007C59B6">
              <w:t>0.65</w:t>
            </w:r>
          </w:p>
        </w:tc>
        <w:tc>
          <w:tcPr>
            <w:tcW w:w="1080" w:type="dxa"/>
            <w:tcBorders>
              <w:top w:val="single" w:sz="4" w:space="0" w:color="auto"/>
            </w:tcBorders>
          </w:tcPr>
          <w:p w14:paraId="79E87621" w14:textId="77777777" w:rsidR="000E613A" w:rsidRPr="007C59B6" w:rsidRDefault="000E613A" w:rsidP="000E613A">
            <w:pPr>
              <w:jc w:val="center"/>
            </w:pPr>
            <w:r>
              <w:t xml:space="preserve">  </w:t>
            </w:r>
            <w:r w:rsidRPr="007C59B6">
              <w:t>0.007</w:t>
            </w:r>
          </w:p>
        </w:tc>
        <w:tc>
          <w:tcPr>
            <w:tcW w:w="1080" w:type="dxa"/>
            <w:tcBorders>
              <w:top w:val="single" w:sz="4" w:space="0" w:color="auto"/>
            </w:tcBorders>
          </w:tcPr>
          <w:p w14:paraId="6608B956" w14:textId="77777777" w:rsidR="000E613A" w:rsidRPr="007C59B6" w:rsidRDefault="000E613A" w:rsidP="000E613A">
            <w:pPr>
              <w:jc w:val="center"/>
            </w:pPr>
            <w:r w:rsidRPr="007C59B6">
              <w:t>0.19</w:t>
            </w:r>
          </w:p>
        </w:tc>
        <w:tc>
          <w:tcPr>
            <w:tcW w:w="1080" w:type="dxa"/>
            <w:tcBorders>
              <w:top w:val="single" w:sz="4" w:space="0" w:color="auto"/>
            </w:tcBorders>
          </w:tcPr>
          <w:p w14:paraId="77BB0110" w14:textId="77777777" w:rsidR="000E613A" w:rsidRPr="007C59B6" w:rsidRDefault="000E613A" w:rsidP="000E613A">
            <w:pPr>
              <w:jc w:val="center"/>
            </w:pPr>
            <w:r w:rsidRPr="007C59B6">
              <w:t>0.09</w:t>
            </w:r>
          </w:p>
        </w:tc>
      </w:tr>
      <w:tr w:rsidR="000E613A" w:rsidRPr="007C59B6" w14:paraId="243EB44D" w14:textId="77777777" w:rsidTr="000E613A">
        <w:trPr>
          <w:trHeight w:val="360"/>
        </w:trPr>
        <w:tc>
          <w:tcPr>
            <w:tcW w:w="1350" w:type="dxa"/>
          </w:tcPr>
          <w:p w14:paraId="0A03DAA6" w14:textId="77777777" w:rsidR="000E613A" w:rsidRPr="007C59B6" w:rsidRDefault="000E613A" w:rsidP="000E613A">
            <w:r w:rsidRPr="007C59B6">
              <w:t>Season</w:t>
            </w:r>
          </w:p>
        </w:tc>
        <w:tc>
          <w:tcPr>
            <w:tcW w:w="1080" w:type="dxa"/>
          </w:tcPr>
          <w:p w14:paraId="50E7C64E" w14:textId="77777777" w:rsidR="000E613A" w:rsidRDefault="000E613A" w:rsidP="000E613A">
            <w:pPr>
              <w:jc w:val="center"/>
            </w:pPr>
            <w:r>
              <w:t xml:space="preserve"> </w:t>
            </w:r>
            <w:r w:rsidRPr="007C59B6">
              <w:t>&lt;0.0001</w:t>
            </w:r>
          </w:p>
        </w:tc>
        <w:tc>
          <w:tcPr>
            <w:tcW w:w="1080" w:type="dxa"/>
          </w:tcPr>
          <w:p w14:paraId="66AF7A6C" w14:textId="77777777" w:rsidR="000E613A" w:rsidRDefault="000E613A" w:rsidP="000E613A">
            <w:pPr>
              <w:jc w:val="center"/>
            </w:pPr>
            <w:r>
              <w:t xml:space="preserve"> </w:t>
            </w:r>
            <w:r w:rsidRPr="007C59B6">
              <w:t>&lt;0.0001</w:t>
            </w:r>
          </w:p>
        </w:tc>
        <w:tc>
          <w:tcPr>
            <w:tcW w:w="1080" w:type="dxa"/>
          </w:tcPr>
          <w:p w14:paraId="74F86423" w14:textId="77777777" w:rsidR="000E613A" w:rsidRDefault="000E613A" w:rsidP="000E613A">
            <w:pPr>
              <w:jc w:val="center"/>
            </w:pPr>
            <w:r w:rsidRPr="007C59B6">
              <w:t>0.01</w:t>
            </w:r>
          </w:p>
        </w:tc>
        <w:tc>
          <w:tcPr>
            <w:tcW w:w="1080" w:type="dxa"/>
          </w:tcPr>
          <w:p w14:paraId="782689EC" w14:textId="77777777" w:rsidR="000E613A" w:rsidRDefault="000E613A" w:rsidP="000E613A">
            <w:pPr>
              <w:jc w:val="center"/>
            </w:pPr>
            <w:r>
              <w:t xml:space="preserve"> </w:t>
            </w:r>
            <w:r w:rsidRPr="007C59B6">
              <w:t>&lt;0.0001</w:t>
            </w:r>
          </w:p>
        </w:tc>
        <w:tc>
          <w:tcPr>
            <w:tcW w:w="1080" w:type="dxa"/>
          </w:tcPr>
          <w:p w14:paraId="798622A2" w14:textId="77777777" w:rsidR="000E613A" w:rsidRDefault="000E613A" w:rsidP="000E613A">
            <w:pPr>
              <w:jc w:val="center"/>
            </w:pPr>
            <w:r>
              <w:t xml:space="preserve"> </w:t>
            </w:r>
            <w:r w:rsidRPr="007C59B6">
              <w:t>&lt;0.0001</w:t>
            </w:r>
          </w:p>
        </w:tc>
        <w:tc>
          <w:tcPr>
            <w:tcW w:w="1080" w:type="dxa"/>
          </w:tcPr>
          <w:p w14:paraId="29EBA374" w14:textId="77777777" w:rsidR="000E613A" w:rsidRDefault="000E613A" w:rsidP="000E613A">
            <w:pPr>
              <w:jc w:val="center"/>
            </w:pPr>
            <w:r>
              <w:t xml:space="preserve"> </w:t>
            </w:r>
            <w:r w:rsidRPr="007C59B6">
              <w:t>&lt;0.0001</w:t>
            </w:r>
          </w:p>
        </w:tc>
        <w:tc>
          <w:tcPr>
            <w:tcW w:w="1080" w:type="dxa"/>
          </w:tcPr>
          <w:p w14:paraId="4FEA63B2" w14:textId="77777777" w:rsidR="000E613A" w:rsidRDefault="000E613A" w:rsidP="000E613A">
            <w:pPr>
              <w:jc w:val="center"/>
            </w:pPr>
            <w:r w:rsidRPr="007C59B6">
              <w:t>0.74</w:t>
            </w:r>
          </w:p>
        </w:tc>
        <w:tc>
          <w:tcPr>
            <w:tcW w:w="1080" w:type="dxa"/>
          </w:tcPr>
          <w:p w14:paraId="6DFF733C" w14:textId="77777777" w:rsidR="000E613A" w:rsidRPr="007C59B6" w:rsidRDefault="000E613A" w:rsidP="000E613A">
            <w:pPr>
              <w:jc w:val="center"/>
            </w:pPr>
            <w:r>
              <w:t xml:space="preserve">  </w:t>
            </w:r>
            <w:r w:rsidRPr="007C59B6">
              <w:t>0.0003</w:t>
            </w:r>
          </w:p>
        </w:tc>
        <w:tc>
          <w:tcPr>
            <w:tcW w:w="1080" w:type="dxa"/>
          </w:tcPr>
          <w:p w14:paraId="7BF4C140" w14:textId="77777777" w:rsidR="000E613A" w:rsidRDefault="000E613A" w:rsidP="000E613A">
            <w:pPr>
              <w:jc w:val="center"/>
            </w:pPr>
            <w:r w:rsidRPr="007C59B6">
              <w:t>0.02</w:t>
            </w:r>
          </w:p>
        </w:tc>
        <w:tc>
          <w:tcPr>
            <w:tcW w:w="1080" w:type="dxa"/>
          </w:tcPr>
          <w:p w14:paraId="77A6A936" w14:textId="77777777" w:rsidR="000E613A" w:rsidRDefault="000E613A" w:rsidP="000E613A">
            <w:pPr>
              <w:jc w:val="center"/>
            </w:pPr>
            <w:r>
              <w:t xml:space="preserve"> </w:t>
            </w:r>
            <w:r w:rsidRPr="007C59B6">
              <w:t>&lt;0.0001</w:t>
            </w:r>
          </w:p>
        </w:tc>
        <w:tc>
          <w:tcPr>
            <w:tcW w:w="1080" w:type="dxa"/>
          </w:tcPr>
          <w:p w14:paraId="4FB66B49" w14:textId="77777777" w:rsidR="000E613A" w:rsidRPr="007C59B6" w:rsidRDefault="000E613A" w:rsidP="000E613A">
            <w:pPr>
              <w:jc w:val="center"/>
            </w:pPr>
            <w:r>
              <w:t xml:space="preserve"> </w:t>
            </w:r>
            <w:r w:rsidRPr="007C59B6">
              <w:t>&lt;0.0001</w:t>
            </w:r>
          </w:p>
        </w:tc>
      </w:tr>
      <w:tr w:rsidR="000E613A" w:rsidRPr="007C59B6" w14:paraId="0B92FF31" w14:textId="77777777" w:rsidTr="000E613A">
        <w:trPr>
          <w:trHeight w:val="360"/>
        </w:trPr>
        <w:tc>
          <w:tcPr>
            <w:tcW w:w="1350" w:type="dxa"/>
          </w:tcPr>
          <w:p w14:paraId="1497AD37" w14:textId="77777777" w:rsidR="000E613A" w:rsidRPr="007C59B6" w:rsidRDefault="000E613A" w:rsidP="000E613A">
            <w:r w:rsidRPr="007C59B6">
              <w:t>Treatment*season</w:t>
            </w:r>
          </w:p>
        </w:tc>
        <w:tc>
          <w:tcPr>
            <w:tcW w:w="1080" w:type="dxa"/>
          </w:tcPr>
          <w:p w14:paraId="19DCD626" w14:textId="77777777" w:rsidR="000E613A" w:rsidRPr="007C59B6" w:rsidRDefault="000E613A" w:rsidP="000E613A">
            <w:pPr>
              <w:jc w:val="center"/>
            </w:pPr>
            <w:r w:rsidRPr="007C59B6">
              <w:t>0.04</w:t>
            </w:r>
          </w:p>
        </w:tc>
        <w:tc>
          <w:tcPr>
            <w:tcW w:w="1080" w:type="dxa"/>
          </w:tcPr>
          <w:p w14:paraId="48102800" w14:textId="77777777" w:rsidR="000E613A" w:rsidRPr="007C59B6" w:rsidRDefault="000E613A" w:rsidP="000E613A">
            <w:pPr>
              <w:jc w:val="center"/>
            </w:pPr>
            <w:r w:rsidRPr="007C59B6">
              <w:t>0.43</w:t>
            </w:r>
          </w:p>
        </w:tc>
        <w:tc>
          <w:tcPr>
            <w:tcW w:w="1080" w:type="dxa"/>
          </w:tcPr>
          <w:p w14:paraId="2EDB6AAF" w14:textId="77777777" w:rsidR="000E613A" w:rsidRPr="007C59B6" w:rsidRDefault="000E613A" w:rsidP="000E613A">
            <w:pPr>
              <w:jc w:val="center"/>
            </w:pPr>
            <w:r w:rsidRPr="007C59B6">
              <w:t>0.26</w:t>
            </w:r>
          </w:p>
        </w:tc>
        <w:tc>
          <w:tcPr>
            <w:tcW w:w="1080" w:type="dxa"/>
          </w:tcPr>
          <w:p w14:paraId="32987785" w14:textId="77777777" w:rsidR="000E613A" w:rsidRPr="007C59B6" w:rsidRDefault="000E613A" w:rsidP="000E613A">
            <w:pPr>
              <w:jc w:val="center"/>
            </w:pPr>
            <w:r w:rsidRPr="007C59B6">
              <w:t>0.46</w:t>
            </w:r>
          </w:p>
        </w:tc>
        <w:tc>
          <w:tcPr>
            <w:tcW w:w="1080" w:type="dxa"/>
          </w:tcPr>
          <w:p w14:paraId="1E2DE8C8" w14:textId="77777777" w:rsidR="000E613A" w:rsidRPr="007C59B6" w:rsidRDefault="000E613A" w:rsidP="000E613A">
            <w:pPr>
              <w:jc w:val="center"/>
            </w:pPr>
            <w:r w:rsidRPr="007C59B6">
              <w:t>0.41</w:t>
            </w:r>
          </w:p>
        </w:tc>
        <w:tc>
          <w:tcPr>
            <w:tcW w:w="1080" w:type="dxa"/>
          </w:tcPr>
          <w:p w14:paraId="624814B9" w14:textId="77777777" w:rsidR="000E613A" w:rsidRPr="007C59B6" w:rsidRDefault="000E613A" w:rsidP="000E613A">
            <w:pPr>
              <w:jc w:val="center"/>
            </w:pPr>
            <w:r w:rsidRPr="007C59B6">
              <w:t>0.45</w:t>
            </w:r>
          </w:p>
        </w:tc>
        <w:tc>
          <w:tcPr>
            <w:tcW w:w="1080" w:type="dxa"/>
          </w:tcPr>
          <w:p w14:paraId="024FF5C5" w14:textId="77777777" w:rsidR="000E613A" w:rsidRPr="007C59B6" w:rsidRDefault="000E613A" w:rsidP="000E613A">
            <w:pPr>
              <w:jc w:val="center"/>
            </w:pPr>
            <w:r w:rsidRPr="007C59B6">
              <w:t>0.29</w:t>
            </w:r>
          </w:p>
        </w:tc>
        <w:tc>
          <w:tcPr>
            <w:tcW w:w="1080" w:type="dxa"/>
          </w:tcPr>
          <w:p w14:paraId="50944402" w14:textId="77777777" w:rsidR="000E613A" w:rsidRDefault="000E613A" w:rsidP="000E613A">
            <w:pPr>
              <w:jc w:val="center"/>
            </w:pPr>
            <w:r w:rsidRPr="007C59B6">
              <w:t>0.052</w:t>
            </w:r>
          </w:p>
        </w:tc>
        <w:tc>
          <w:tcPr>
            <w:tcW w:w="1080" w:type="dxa"/>
          </w:tcPr>
          <w:p w14:paraId="6301D878" w14:textId="77777777" w:rsidR="000E613A" w:rsidRPr="007C59B6" w:rsidRDefault="000E613A" w:rsidP="000E613A">
            <w:pPr>
              <w:jc w:val="center"/>
            </w:pPr>
            <w:r>
              <w:t xml:space="preserve">  </w:t>
            </w:r>
            <w:r w:rsidRPr="007C59B6">
              <w:t>0.096</w:t>
            </w:r>
          </w:p>
        </w:tc>
        <w:tc>
          <w:tcPr>
            <w:tcW w:w="1080" w:type="dxa"/>
          </w:tcPr>
          <w:p w14:paraId="58DA58F8" w14:textId="77777777" w:rsidR="000E613A" w:rsidRPr="007C59B6" w:rsidRDefault="000E613A" w:rsidP="000E613A">
            <w:pPr>
              <w:jc w:val="center"/>
            </w:pPr>
            <w:r w:rsidRPr="007C59B6">
              <w:t>0.19</w:t>
            </w:r>
          </w:p>
        </w:tc>
        <w:tc>
          <w:tcPr>
            <w:tcW w:w="1080" w:type="dxa"/>
          </w:tcPr>
          <w:p w14:paraId="4B941914" w14:textId="77777777" w:rsidR="000E613A" w:rsidRPr="007C59B6" w:rsidRDefault="000E613A" w:rsidP="000E613A">
            <w:pPr>
              <w:jc w:val="center"/>
            </w:pPr>
            <w:r w:rsidRPr="007C59B6">
              <w:t>0.006</w:t>
            </w:r>
          </w:p>
        </w:tc>
      </w:tr>
    </w:tbl>
    <w:p w14:paraId="52A4180C" w14:textId="7FD0378C" w:rsidR="00F8361F" w:rsidRDefault="00F8361F" w:rsidP="00F8361F"/>
    <w:p w14:paraId="4004669A" w14:textId="3D3919EB" w:rsidR="00AE27E9" w:rsidRPr="00722E3D" w:rsidRDefault="00AE27E9" w:rsidP="00613791">
      <w:pPr>
        <w:rPr>
          <w:b/>
        </w:rPr>
      </w:pPr>
    </w:p>
    <w:p w14:paraId="37973B1A" w14:textId="77777777" w:rsidR="00613791" w:rsidRPr="007C59B6" w:rsidRDefault="00613791" w:rsidP="00613791">
      <w:pPr>
        <w:rPr>
          <w:b/>
        </w:rPr>
      </w:pPr>
    </w:p>
    <w:p w14:paraId="3FC315C8" w14:textId="77777777" w:rsidR="00613791" w:rsidRDefault="00613791" w:rsidP="00613791"/>
    <w:p w14:paraId="1E36FC34" w14:textId="77777777" w:rsidR="00613791" w:rsidRDefault="00613791" w:rsidP="00613791">
      <w:pPr>
        <w:rPr>
          <w:b/>
        </w:rPr>
      </w:pPr>
    </w:p>
    <w:p w14:paraId="562733E4" w14:textId="77777777" w:rsidR="00613791" w:rsidRDefault="00613791" w:rsidP="00613791">
      <w:pPr>
        <w:rPr>
          <w:b/>
        </w:rPr>
      </w:pPr>
    </w:p>
    <w:p w14:paraId="195D83FE" w14:textId="77777777" w:rsidR="00613791" w:rsidRDefault="00613791" w:rsidP="00613791">
      <w:pPr>
        <w:rPr>
          <w:b/>
        </w:rPr>
      </w:pPr>
    </w:p>
    <w:p w14:paraId="38B79204" w14:textId="77777777" w:rsidR="00613791" w:rsidRDefault="00613791" w:rsidP="00613791">
      <w:pPr>
        <w:rPr>
          <w:b/>
        </w:rPr>
      </w:pPr>
    </w:p>
    <w:p w14:paraId="685AB60C" w14:textId="77777777" w:rsidR="00613791" w:rsidRDefault="00613791" w:rsidP="00613791">
      <w:pPr>
        <w:rPr>
          <w:b/>
        </w:rPr>
      </w:pPr>
    </w:p>
    <w:p w14:paraId="537E26B1" w14:textId="77777777" w:rsidR="00613791" w:rsidRDefault="00613791" w:rsidP="00613791">
      <w:pPr>
        <w:rPr>
          <w:b/>
        </w:rPr>
      </w:pPr>
    </w:p>
    <w:p w14:paraId="5A3B7270" w14:textId="77777777" w:rsidR="00613791" w:rsidRDefault="00613791" w:rsidP="00613791">
      <w:pPr>
        <w:rPr>
          <w:b/>
        </w:rPr>
      </w:pPr>
    </w:p>
    <w:p w14:paraId="28E37962" w14:textId="77777777" w:rsidR="00613791" w:rsidRDefault="00613791" w:rsidP="00613791">
      <w:pPr>
        <w:rPr>
          <w:b/>
        </w:rPr>
      </w:pPr>
    </w:p>
    <w:p w14:paraId="5A809C73" w14:textId="77777777" w:rsidR="00613791" w:rsidRDefault="00613791" w:rsidP="00613791">
      <w:pPr>
        <w:rPr>
          <w:b/>
        </w:rPr>
      </w:pPr>
    </w:p>
    <w:p w14:paraId="528A59BE" w14:textId="77777777" w:rsidR="00613791" w:rsidRDefault="00613791" w:rsidP="00613791">
      <w:pPr>
        <w:rPr>
          <w:b/>
        </w:rPr>
      </w:pPr>
    </w:p>
    <w:p w14:paraId="75021755" w14:textId="77777777" w:rsidR="00613791" w:rsidRDefault="00613791" w:rsidP="00613791">
      <w:pPr>
        <w:rPr>
          <w:b/>
        </w:rPr>
      </w:pPr>
    </w:p>
    <w:p w14:paraId="57F9F0AB" w14:textId="77777777" w:rsidR="00613791" w:rsidRDefault="00613791" w:rsidP="00613791">
      <w:pPr>
        <w:rPr>
          <w:b/>
        </w:rPr>
      </w:pPr>
    </w:p>
    <w:p w14:paraId="58F943BE" w14:textId="77777777" w:rsidR="00613791" w:rsidRDefault="00613791" w:rsidP="00613791">
      <w:pPr>
        <w:rPr>
          <w:b/>
        </w:rPr>
      </w:pPr>
    </w:p>
    <w:p w14:paraId="7D2436F3" w14:textId="77777777" w:rsidR="00613791" w:rsidRDefault="00613791" w:rsidP="00613791">
      <w:pPr>
        <w:rPr>
          <w:b/>
        </w:rPr>
      </w:pPr>
    </w:p>
    <w:p w14:paraId="1982A3C7" w14:textId="77777777" w:rsidR="00613791" w:rsidRDefault="00613791" w:rsidP="00613791">
      <w:pPr>
        <w:rPr>
          <w:b/>
        </w:rPr>
      </w:pPr>
    </w:p>
    <w:p w14:paraId="6309F111" w14:textId="77777777" w:rsidR="00613791" w:rsidRDefault="00613791" w:rsidP="00613791">
      <w:pPr>
        <w:rPr>
          <w:b/>
        </w:rPr>
      </w:pPr>
    </w:p>
    <w:p w14:paraId="31CFE8C9" w14:textId="77777777" w:rsidR="000E613A" w:rsidRDefault="000E613A" w:rsidP="00613791">
      <w:pPr>
        <w:rPr>
          <w:b/>
        </w:rPr>
        <w:sectPr w:rsidR="000E613A" w:rsidSect="000E613A">
          <w:pgSz w:w="15840" w:h="12240" w:orient="landscape"/>
          <w:pgMar w:top="1440" w:right="1440" w:bottom="1440" w:left="1440" w:header="720" w:footer="720" w:gutter="0"/>
          <w:cols w:space="720"/>
          <w:docGrid w:linePitch="360"/>
        </w:sectPr>
      </w:pPr>
    </w:p>
    <w:p w14:paraId="06DD46E1" w14:textId="77777777" w:rsidR="00613791" w:rsidRDefault="00613791" w:rsidP="00613791">
      <w:pPr>
        <w:rPr>
          <w:b/>
        </w:rPr>
      </w:pPr>
    </w:p>
    <w:p w14:paraId="576679DC" w14:textId="77777777" w:rsidR="00613791" w:rsidRDefault="00613791" w:rsidP="00613791">
      <w:pPr>
        <w:rPr>
          <w:b/>
        </w:rPr>
      </w:pPr>
    </w:p>
    <w:p w14:paraId="24601322" w14:textId="313D81C5" w:rsidR="00B12330" w:rsidRDefault="00613791" w:rsidP="000E613A">
      <w:pPr>
        <w:jc w:val="both"/>
        <w:rPr>
          <w:b/>
        </w:rPr>
      </w:pPr>
      <w:r w:rsidRPr="007C59B6">
        <w:rPr>
          <w:b/>
        </w:rPr>
        <w:t>Table</w:t>
      </w:r>
      <w:r>
        <w:rPr>
          <w:b/>
        </w:rPr>
        <w:t xml:space="preserve"> </w:t>
      </w:r>
      <w:ins w:id="824" w:author="Author">
        <w:r w:rsidR="00524E14">
          <w:rPr>
            <w:b/>
          </w:rPr>
          <w:t>4</w:t>
        </w:r>
      </w:ins>
      <w:del w:id="825" w:author="Author">
        <w:r w:rsidR="00B12330" w:rsidDel="00524E14">
          <w:rPr>
            <w:b/>
          </w:rPr>
          <w:delText>6</w:delText>
        </w:r>
      </w:del>
      <w:r w:rsidRPr="007C59B6">
        <w:rPr>
          <w:b/>
        </w:rPr>
        <w:t xml:space="preserve"> </w:t>
      </w:r>
      <w:r w:rsidRPr="007C59B6">
        <w:t xml:space="preserve">Average crude protein values for eleven forage species collected across six different forest management regimes at the </w:t>
      </w:r>
      <w:r w:rsidR="00567DB5">
        <w:t>FHRA</w:t>
      </w:r>
      <w:r w:rsidRPr="007C59B6">
        <w:t xml:space="preserve"> in 2020. </w:t>
      </w:r>
      <w:r w:rsidR="00DF7C1F">
        <w:t xml:space="preserve">Within a species, </w:t>
      </w:r>
      <w:r w:rsidR="00B6763D">
        <w:t>m</w:t>
      </w:r>
      <w:r w:rsidR="00B6763D" w:rsidRPr="007C59B6">
        <w:t xml:space="preserve">eans with the same letter </w:t>
      </w:r>
      <w:r w:rsidR="00B6763D">
        <w:t>were</w:t>
      </w:r>
      <w:r w:rsidR="00B6763D" w:rsidRPr="007C59B6">
        <w:t xml:space="preserve"> not significantly different.</w:t>
      </w:r>
      <w:r w:rsidRPr="007C59B6">
        <w:t xml:space="preserve"> Abbreviations are as follows: ABB – American beautyberry, BBS – big bluestem, </w:t>
      </w:r>
      <w:r w:rsidR="00F8361F" w:rsidRPr="007C59B6">
        <w:t xml:space="preserve">DES – </w:t>
      </w:r>
      <w:proofErr w:type="spellStart"/>
      <w:r w:rsidR="00F8361F" w:rsidRPr="007C59B6">
        <w:rPr>
          <w:i/>
        </w:rPr>
        <w:t>Desmodium</w:t>
      </w:r>
      <w:proofErr w:type="spellEnd"/>
      <w:r w:rsidR="00F8361F" w:rsidRPr="007C59B6">
        <w:t>,</w:t>
      </w:r>
      <w:r w:rsidR="00F8361F">
        <w:t xml:space="preserve"> </w:t>
      </w:r>
      <w:r w:rsidR="00F8361F" w:rsidRPr="007C59B6">
        <w:t xml:space="preserve">GRB – </w:t>
      </w:r>
      <w:proofErr w:type="spellStart"/>
      <w:r w:rsidR="00F8361F" w:rsidRPr="007C59B6">
        <w:t>greenbriar</w:t>
      </w:r>
      <w:proofErr w:type="spellEnd"/>
      <w:r w:rsidR="00F8361F" w:rsidRPr="007C59B6">
        <w:t>,</w:t>
      </w:r>
      <w:r w:rsidR="00F8361F">
        <w:t xml:space="preserve"> </w:t>
      </w:r>
      <w:r w:rsidR="00F8361F" w:rsidRPr="007C59B6">
        <w:t>PO</w:t>
      </w:r>
      <w:r w:rsidR="00F8361F">
        <w:t>K</w:t>
      </w:r>
      <w:r w:rsidR="00F8361F" w:rsidRPr="007C59B6">
        <w:t xml:space="preserve"> – post oak,</w:t>
      </w:r>
      <w:r w:rsidR="00F8361F">
        <w:t xml:space="preserve"> </w:t>
      </w:r>
      <w:r w:rsidR="00F27A0F">
        <w:t>PAN</w:t>
      </w:r>
      <w:r w:rsidR="00F8361F" w:rsidRPr="007C59B6">
        <w:t xml:space="preserve"> – Scribner’s panicum, SE</w:t>
      </w:r>
      <w:r w:rsidR="00F8361F">
        <w:t>Z</w:t>
      </w:r>
      <w:r w:rsidR="00F8361F" w:rsidRPr="007C59B6">
        <w:t xml:space="preserve"> – </w:t>
      </w:r>
      <w:r w:rsidR="00245452" w:rsidRPr="007C59B6">
        <w:t>sericea</w:t>
      </w:r>
      <w:r w:rsidR="00F8361F" w:rsidRPr="007C59B6">
        <w:t xml:space="preserve"> lespedeza, </w:t>
      </w:r>
      <w:r w:rsidRPr="007C59B6">
        <w:t>SLZ – slender lespedeza, SPP – showy partridge pea</w:t>
      </w:r>
      <w:r w:rsidR="00F8361F">
        <w:t xml:space="preserve">, </w:t>
      </w:r>
      <w:r w:rsidR="00F8361F" w:rsidRPr="007C59B6">
        <w:t>SUM – winged sumac, WGE – winged elm</w:t>
      </w:r>
      <w:r w:rsidRPr="007C59B6">
        <w:t>. An ‘</w:t>
      </w:r>
      <w:r w:rsidR="00F62F43">
        <w:t>N.A’</w:t>
      </w:r>
      <w:r w:rsidRPr="007C59B6">
        <w:t xml:space="preserve"> indicates the species was not sampled due to lack of occurrence.</w:t>
      </w:r>
      <w:r w:rsidR="00B12330">
        <w:t xml:space="preserve"> See Table 1 for definition of treatments.</w:t>
      </w:r>
    </w:p>
    <w:p w14:paraId="3A27827B" w14:textId="32872289" w:rsidR="00613791" w:rsidRDefault="00613791" w:rsidP="000E613A">
      <w:pPr>
        <w:jc w:val="both"/>
      </w:pPr>
    </w:p>
    <w:tbl>
      <w:tblPr>
        <w:tblStyle w:val="TableGrid"/>
        <w:tblpPr w:leftFromText="180" w:rightFromText="180" w:vertAnchor="page" w:horzAnchor="margin" w:tblpY="3775"/>
        <w:tblW w:w="11340" w:type="dxa"/>
        <w:tblLayout w:type="fixed"/>
        <w:tblLook w:val="04A0" w:firstRow="1" w:lastRow="0" w:firstColumn="1" w:lastColumn="0" w:noHBand="0" w:noVBand="1"/>
      </w:tblPr>
      <w:tblGrid>
        <w:gridCol w:w="1160"/>
        <w:gridCol w:w="1000"/>
        <w:gridCol w:w="1000"/>
        <w:gridCol w:w="1000"/>
        <w:gridCol w:w="880"/>
        <w:gridCol w:w="990"/>
        <w:gridCol w:w="990"/>
        <w:gridCol w:w="810"/>
        <w:gridCol w:w="720"/>
        <w:gridCol w:w="990"/>
        <w:gridCol w:w="810"/>
        <w:gridCol w:w="990"/>
      </w:tblGrid>
      <w:tr w:rsidR="000E613A" w:rsidRPr="007C59B6" w14:paraId="10CB95A9" w14:textId="77777777" w:rsidTr="000E613A">
        <w:tc>
          <w:tcPr>
            <w:tcW w:w="1160" w:type="dxa"/>
            <w:tcBorders>
              <w:top w:val="single" w:sz="4" w:space="0" w:color="auto"/>
              <w:left w:val="nil"/>
              <w:bottom w:val="single" w:sz="4" w:space="0" w:color="auto"/>
              <w:right w:val="nil"/>
            </w:tcBorders>
          </w:tcPr>
          <w:p w14:paraId="7FDFE015" w14:textId="686CD887" w:rsidR="000E613A" w:rsidRPr="007C59B6" w:rsidRDefault="006C7229" w:rsidP="000E613A">
            <w:pPr>
              <w:jc w:val="both"/>
            </w:pPr>
            <w:r>
              <w:t>t</w:t>
            </w:r>
            <w:r w:rsidR="00245452" w:rsidRPr="007C59B6">
              <w:t>reatment</w:t>
            </w:r>
          </w:p>
        </w:tc>
        <w:tc>
          <w:tcPr>
            <w:tcW w:w="1000" w:type="dxa"/>
            <w:tcBorders>
              <w:top w:val="single" w:sz="4" w:space="0" w:color="auto"/>
              <w:left w:val="nil"/>
              <w:bottom w:val="single" w:sz="4" w:space="0" w:color="auto"/>
              <w:right w:val="nil"/>
            </w:tcBorders>
          </w:tcPr>
          <w:p w14:paraId="4AA47B0B" w14:textId="77777777" w:rsidR="000E613A" w:rsidRPr="007C59B6" w:rsidRDefault="000E613A" w:rsidP="000E613A">
            <w:pPr>
              <w:jc w:val="both"/>
            </w:pPr>
            <w:r w:rsidRPr="007C59B6">
              <w:t>ABB**</w:t>
            </w:r>
          </w:p>
        </w:tc>
        <w:tc>
          <w:tcPr>
            <w:tcW w:w="1000" w:type="dxa"/>
            <w:tcBorders>
              <w:top w:val="single" w:sz="4" w:space="0" w:color="auto"/>
              <w:left w:val="nil"/>
              <w:bottom w:val="single" w:sz="4" w:space="0" w:color="auto"/>
              <w:right w:val="nil"/>
            </w:tcBorders>
          </w:tcPr>
          <w:p w14:paraId="231120C0" w14:textId="77777777" w:rsidR="000E613A" w:rsidRPr="007C59B6" w:rsidRDefault="000E613A" w:rsidP="000E613A">
            <w:pPr>
              <w:jc w:val="both"/>
            </w:pPr>
            <w:r w:rsidRPr="007C59B6">
              <w:t>BBS*</w:t>
            </w:r>
          </w:p>
        </w:tc>
        <w:tc>
          <w:tcPr>
            <w:tcW w:w="1000" w:type="dxa"/>
            <w:tcBorders>
              <w:top w:val="single" w:sz="4" w:space="0" w:color="auto"/>
              <w:left w:val="nil"/>
              <w:bottom w:val="single" w:sz="4" w:space="0" w:color="auto"/>
              <w:right w:val="nil"/>
            </w:tcBorders>
          </w:tcPr>
          <w:p w14:paraId="632231BA" w14:textId="77777777" w:rsidR="000E613A" w:rsidRPr="007C59B6" w:rsidRDefault="000E613A" w:rsidP="000E613A">
            <w:pPr>
              <w:jc w:val="both"/>
            </w:pPr>
            <w:r w:rsidRPr="007C59B6">
              <w:t>DES*</w:t>
            </w:r>
          </w:p>
        </w:tc>
        <w:tc>
          <w:tcPr>
            <w:tcW w:w="880" w:type="dxa"/>
            <w:tcBorders>
              <w:top w:val="single" w:sz="4" w:space="0" w:color="auto"/>
              <w:left w:val="nil"/>
              <w:bottom w:val="single" w:sz="4" w:space="0" w:color="auto"/>
              <w:right w:val="nil"/>
            </w:tcBorders>
          </w:tcPr>
          <w:p w14:paraId="31DA8D74" w14:textId="77777777" w:rsidR="000E613A" w:rsidRPr="007C59B6" w:rsidRDefault="000E613A" w:rsidP="000E613A">
            <w:pPr>
              <w:jc w:val="both"/>
            </w:pPr>
            <w:r w:rsidRPr="007C59B6">
              <w:t>GRB</w:t>
            </w:r>
          </w:p>
        </w:tc>
        <w:tc>
          <w:tcPr>
            <w:tcW w:w="990" w:type="dxa"/>
            <w:tcBorders>
              <w:top w:val="single" w:sz="4" w:space="0" w:color="auto"/>
              <w:left w:val="nil"/>
              <w:bottom w:val="single" w:sz="4" w:space="0" w:color="auto"/>
              <w:right w:val="nil"/>
            </w:tcBorders>
          </w:tcPr>
          <w:p w14:paraId="28716FA9" w14:textId="77777777" w:rsidR="000E613A" w:rsidRPr="007C59B6" w:rsidRDefault="000E613A" w:rsidP="000E613A">
            <w:pPr>
              <w:jc w:val="both"/>
            </w:pPr>
            <w:r w:rsidRPr="007C59B6">
              <w:t>PO</w:t>
            </w:r>
            <w:r>
              <w:t>K</w:t>
            </w:r>
            <w:r w:rsidRPr="007C59B6">
              <w:t>*</w:t>
            </w:r>
          </w:p>
        </w:tc>
        <w:tc>
          <w:tcPr>
            <w:tcW w:w="990" w:type="dxa"/>
            <w:tcBorders>
              <w:top w:val="single" w:sz="4" w:space="0" w:color="auto"/>
              <w:left w:val="nil"/>
              <w:bottom w:val="single" w:sz="4" w:space="0" w:color="auto"/>
              <w:right w:val="nil"/>
            </w:tcBorders>
          </w:tcPr>
          <w:p w14:paraId="22D57C0A" w14:textId="223D8191" w:rsidR="000E613A" w:rsidRPr="007C59B6" w:rsidRDefault="00F27A0F" w:rsidP="000E613A">
            <w:pPr>
              <w:jc w:val="both"/>
            </w:pPr>
            <w:r>
              <w:t>PAN</w:t>
            </w:r>
            <w:r w:rsidR="000E613A" w:rsidRPr="007C59B6">
              <w:t>**</w:t>
            </w:r>
          </w:p>
        </w:tc>
        <w:tc>
          <w:tcPr>
            <w:tcW w:w="810" w:type="dxa"/>
            <w:tcBorders>
              <w:top w:val="single" w:sz="4" w:space="0" w:color="auto"/>
              <w:left w:val="nil"/>
              <w:bottom w:val="single" w:sz="4" w:space="0" w:color="auto"/>
              <w:right w:val="nil"/>
            </w:tcBorders>
          </w:tcPr>
          <w:p w14:paraId="730456B5" w14:textId="77777777" w:rsidR="000E613A" w:rsidRPr="007C59B6" w:rsidRDefault="000E613A" w:rsidP="000E613A">
            <w:pPr>
              <w:jc w:val="both"/>
            </w:pPr>
            <w:r w:rsidRPr="007C59B6">
              <w:t>SEZ</w:t>
            </w:r>
          </w:p>
        </w:tc>
        <w:tc>
          <w:tcPr>
            <w:tcW w:w="720" w:type="dxa"/>
            <w:tcBorders>
              <w:top w:val="single" w:sz="4" w:space="0" w:color="auto"/>
              <w:left w:val="nil"/>
              <w:bottom w:val="single" w:sz="4" w:space="0" w:color="auto"/>
              <w:right w:val="nil"/>
            </w:tcBorders>
          </w:tcPr>
          <w:p w14:paraId="087F5E1C" w14:textId="77777777" w:rsidR="000E613A" w:rsidRPr="007C59B6" w:rsidRDefault="000E613A" w:rsidP="000E613A">
            <w:pPr>
              <w:jc w:val="both"/>
            </w:pPr>
            <w:r w:rsidRPr="007C59B6">
              <w:t>SLZ</w:t>
            </w:r>
          </w:p>
        </w:tc>
        <w:tc>
          <w:tcPr>
            <w:tcW w:w="990" w:type="dxa"/>
            <w:tcBorders>
              <w:top w:val="single" w:sz="4" w:space="0" w:color="auto"/>
              <w:left w:val="nil"/>
              <w:bottom w:val="single" w:sz="4" w:space="0" w:color="auto"/>
              <w:right w:val="nil"/>
            </w:tcBorders>
          </w:tcPr>
          <w:p w14:paraId="194A117F" w14:textId="77777777" w:rsidR="000E613A" w:rsidRPr="007C59B6" w:rsidRDefault="000E613A" w:rsidP="000E613A">
            <w:pPr>
              <w:jc w:val="both"/>
            </w:pPr>
            <w:r w:rsidRPr="007C59B6">
              <w:t>SPP**</w:t>
            </w:r>
          </w:p>
        </w:tc>
        <w:tc>
          <w:tcPr>
            <w:tcW w:w="810" w:type="dxa"/>
            <w:tcBorders>
              <w:top w:val="single" w:sz="4" w:space="0" w:color="auto"/>
              <w:left w:val="nil"/>
              <w:bottom w:val="single" w:sz="4" w:space="0" w:color="auto"/>
              <w:right w:val="nil"/>
            </w:tcBorders>
          </w:tcPr>
          <w:p w14:paraId="498DE6E4" w14:textId="77777777" w:rsidR="000E613A" w:rsidRPr="007C59B6" w:rsidRDefault="000E613A" w:rsidP="000E613A">
            <w:pPr>
              <w:jc w:val="both"/>
            </w:pPr>
            <w:r w:rsidRPr="007C59B6">
              <w:t>SUM</w:t>
            </w:r>
          </w:p>
        </w:tc>
        <w:tc>
          <w:tcPr>
            <w:tcW w:w="990" w:type="dxa"/>
            <w:tcBorders>
              <w:top w:val="single" w:sz="4" w:space="0" w:color="auto"/>
              <w:left w:val="nil"/>
              <w:bottom w:val="single" w:sz="4" w:space="0" w:color="auto"/>
              <w:right w:val="nil"/>
            </w:tcBorders>
          </w:tcPr>
          <w:p w14:paraId="63DF83AE" w14:textId="77777777" w:rsidR="000E613A" w:rsidRPr="007C59B6" w:rsidRDefault="000E613A" w:rsidP="000E613A">
            <w:pPr>
              <w:jc w:val="both"/>
            </w:pPr>
            <w:r w:rsidRPr="007C59B6">
              <w:t>WGE*</w:t>
            </w:r>
          </w:p>
        </w:tc>
      </w:tr>
      <w:tr w:rsidR="000E613A" w:rsidRPr="007C59B6" w14:paraId="0719B44F" w14:textId="77777777" w:rsidTr="000E613A">
        <w:trPr>
          <w:trHeight w:val="360"/>
        </w:trPr>
        <w:tc>
          <w:tcPr>
            <w:tcW w:w="1160" w:type="dxa"/>
            <w:tcBorders>
              <w:top w:val="single" w:sz="4" w:space="0" w:color="auto"/>
              <w:left w:val="nil"/>
              <w:bottom w:val="nil"/>
              <w:right w:val="nil"/>
            </w:tcBorders>
          </w:tcPr>
          <w:p w14:paraId="6D393A00" w14:textId="77777777" w:rsidR="000E613A" w:rsidRPr="007C59B6" w:rsidRDefault="000E613A" w:rsidP="000E613A">
            <w:pPr>
              <w:jc w:val="both"/>
            </w:pPr>
            <w:r w:rsidRPr="007C59B6">
              <w:t>HT1</w:t>
            </w:r>
          </w:p>
        </w:tc>
        <w:tc>
          <w:tcPr>
            <w:tcW w:w="1000" w:type="dxa"/>
            <w:tcBorders>
              <w:top w:val="single" w:sz="4" w:space="0" w:color="auto"/>
              <w:left w:val="nil"/>
              <w:bottom w:val="nil"/>
              <w:right w:val="nil"/>
            </w:tcBorders>
          </w:tcPr>
          <w:p w14:paraId="47730863" w14:textId="14B766DA" w:rsidR="000E613A" w:rsidRPr="007C59B6" w:rsidRDefault="000E613A" w:rsidP="000E613A">
            <w:pPr>
              <w:jc w:val="both"/>
            </w:pPr>
            <w:r w:rsidRPr="007C59B6">
              <w:t>10.5 b</w:t>
            </w:r>
          </w:p>
        </w:tc>
        <w:tc>
          <w:tcPr>
            <w:tcW w:w="1000" w:type="dxa"/>
            <w:tcBorders>
              <w:top w:val="single" w:sz="4" w:space="0" w:color="auto"/>
              <w:left w:val="nil"/>
              <w:bottom w:val="nil"/>
              <w:right w:val="nil"/>
            </w:tcBorders>
          </w:tcPr>
          <w:p w14:paraId="23159782" w14:textId="3BA68268" w:rsidR="000E613A" w:rsidRPr="007C59B6" w:rsidRDefault="000E613A" w:rsidP="000E613A">
            <w:pPr>
              <w:jc w:val="both"/>
            </w:pPr>
            <w:r w:rsidRPr="007C59B6">
              <w:t>9.3 ab</w:t>
            </w:r>
          </w:p>
        </w:tc>
        <w:tc>
          <w:tcPr>
            <w:tcW w:w="1000" w:type="dxa"/>
            <w:tcBorders>
              <w:top w:val="single" w:sz="4" w:space="0" w:color="auto"/>
              <w:left w:val="nil"/>
              <w:bottom w:val="nil"/>
              <w:right w:val="nil"/>
            </w:tcBorders>
          </w:tcPr>
          <w:p w14:paraId="0E620C07" w14:textId="77777777" w:rsidR="000E613A" w:rsidRPr="007C59B6" w:rsidRDefault="000E613A" w:rsidP="000E613A">
            <w:pPr>
              <w:jc w:val="both"/>
            </w:pPr>
            <w:r w:rsidRPr="007C59B6">
              <w:t>13.8 b</w:t>
            </w:r>
          </w:p>
        </w:tc>
        <w:tc>
          <w:tcPr>
            <w:tcW w:w="880" w:type="dxa"/>
            <w:tcBorders>
              <w:top w:val="single" w:sz="4" w:space="0" w:color="auto"/>
              <w:left w:val="nil"/>
              <w:bottom w:val="nil"/>
              <w:right w:val="nil"/>
            </w:tcBorders>
          </w:tcPr>
          <w:p w14:paraId="62742C0D" w14:textId="7DE5ABDD" w:rsidR="000E613A" w:rsidRPr="007C59B6" w:rsidRDefault="000E613A" w:rsidP="000E613A">
            <w:pPr>
              <w:jc w:val="both"/>
            </w:pPr>
            <w:r w:rsidRPr="007C59B6">
              <w:t>13.3</w:t>
            </w:r>
          </w:p>
        </w:tc>
        <w:tc>
          <w:tcPr>
            <w:tcW w:w="990" w:type="dxa"/>
            <w:tcBorders>
              <w:top w:val="single" w:sz="4" w:space="0" w:color="auto"/>
              <w:left w:val="nil"/>
              <w:bottom w:val="nil"/>
              <w:right w:val="nil"/>
            </w:tcBorders>
          </w:tcPr>
          <w:p w14:paraId="1DCAE1D1" w14:textId="77777777" w:rsidR="000E613A" w:rsidRPr="007C59B6" w:rsidRDefault="000E613A" w:rsidP="000E613A">
            <w:pPr>
              <w:jc w:val="both"/>
            </w:pPr>
            <w:r w:rsidRPr="007C59B6">
              <w:t>11.0 b</w:t>
            </w:r>
          </w:p>
        </w:tc>
        <w:tc>
          <w:tcPr>
            <w:tcW w:w="990" w:type="dxa"/>
            <w:tcBorders>
              <w:top w:val="single" w:sz="4" w:space="0" w:color="auto"/>
              <w:left w:val="nil"/>
              <w:bottom w:val="nil"/>
              <w:right w:val="nil"/>
            </w:tcBorders>
          </w:tcPr>
          <w:p w14:paraId="0B45C268" w14:textId="6EFF468D" w:rsidR="000E613A" w:rsidRDefault="000E613A" w:rsidP="000E613A">
            <w:pPr>
              <w:jc w:val="both"/>
            </w:pPr>
            <w:r w:rsidRPr="007C59B6">
              <w:t>8.6 b</w:t>
            </w:r>
          </w:p>
        </w:tc>
        <w:tc>
          <w:tcPr>
            <w:tcW w:w="810" w:type="dxa"/>
            <w:tcBorders>
              <w:top w:val="single" w:sz="4" w:space="0" w:color="auto"/>
              <w:left w:val="nil"/>
              <w:bottom w:val="nil"/>
              <w:right w:val="nil"/>
            </w:tcBorders>
          </w:tcPr>
          <w:p w14:paraId="0E3FBB18" w14:textId="5D2C29DD" w:rsidR="000E613A" w:rsidRDefault="000E613A" w:rsidP="000E613A">
            <w:pPr>
              <w:jc w:val="both"/>
            </w:pPr>
            <w:r w:rsidRPr="007C59B6">
              <w:t>9.5</w:t>
            </w:r>
          </w:p>
        </w:tc>
        <w:tc>
          <w:tcPr>
            <w:tcW w:w="720" w:type="dxa"/>
            <w:tcBorders>
              <w:top w:val="single" w:sz="4" w:space="0" w:color="auto"/>
              <w:left w:val="nil"/>
              <w:bottom w:val="nil"/>
              <w:right w:val="nil"/>
            </w:tcBorders>
          </w:tcPr>
          <w:p w14:paraId="3DF93ABF" w14:textId="26DF024A" w:rsidR="000E613A" w:rsidRDefault="000E613A" w:rsidP="000E613A">
            <w:pPr>
              <w:jc w:val="both"/>
            </w:pPr>
            <w:r w:rsidRPr="007C59B6">
              <w:t>9.7</w:t>
            </w:r>
          </w:p>
        </w:tc>
        <w:tc>
          <w:tcPr>
            <w:tcW w:w="990" w:type="dxa"/>
            <w:tcBorders>
              <w:top w:val="single" w:sz="4" w:space="0" w:color="auto"/>
              <w:left w:val="nil"/>
              <w:bottom w:val="nil"/>
              <w:right w:val="nil"/>
            </w:tcBorders>
          </w:tcPr>
          <w:p w14:paraId="1D4F7F9D" w14:textId="77777777" w:rsidR="000E613A" w:rsidRPr="007C59B6" w:rsidRDefault="000E613A" w:rsidP="000E613A">
            <w:pPr>
              <w:jc w:val="both"/>
            </w:pPr>
            <w:r w:rsidRPr="007C59B6">
              <w:t>10.6 b</w:t>
            </w:r>
          </w:p>
        </w:tc>
        <w:tc>
          <w:tcPr>
            <w:tcW w:w="810" w:type="dxa"/>
            <w:tcBorders>
              <w:top w:val="single" w:sz="4" w:space="0" w:color="auto"/>
              <w:left w:val="nil"/>
              <w:bottom w:val="nil"/>
              <w:right w:val="nil"/>
            </w:tcBorders>
          </w:tcPr>
          <w:p w14:paraId="0DDF75CB" w14:textId="26165A84" w:rsidR="000E613A" w:rsidRPr="007C59B6" w:rsidRDefault="000E613A" w:rsidP="000E613A">
            <w:pPr>
              <w:jc w:val="both"/>
            </w:pPr>
            <w:r w:rsidRPr="007C59B6">
              <w:t>9.9</w:t>
            </w:r>
          </w:p>
        </w:tc>
        <w:tc>
          <w:tcPr>
            <w:tcW w:w="990" w:type="dxa"/>
            <w:tcBorders>
              <w:top w:val="single" w:sz="4" w:space="0" w:color="auto"/>
              <w:left w:val="nil"/>
              <w:bottom w:val="nil"/>
              <w:right w:val="nil"/>
            </w:tcBorders>
          </w:tcPr>
          <w:p w14:paraId="50B6925C" w14:textId="77777777" w:rsidR="000E613A" w:rsidRPr="007C59B6" w:rsidRDefault="000E613A" w:rsidP="000E613A">
            <w:pPr>
              <w:jc w:val="both"/>
            </w:pPr>
            <w:r w:rsidRPr="007C59B6">
              <w:t>10.5 ab</w:t>
            </w:r>
          </w:p>
        </w:tc>
      </w:tr>
      <w:tr w:rsidR="000E613A" w:rsidRPr="007C59B6" w14:paraId="5B60C49A" w14:textId="77777777" w:rsidTr="000E613A">
        <w:trPr>
          <w:trHeight w:val="360"/>
        </w:trPr>
        <w:tc>
          <w:tcPr>
            <w:tcW w:w="1160" w:type="dxa"/>
            <w:tcBorders>
              <w:top w:val="nil"/>
              <w:left w:val="nil"/>
              <w:bottom w:val="nil"/>
              <w:right w:val="nil"/>
            </w:tcBorders>
          </w:tcPr>
          <w:p w14:paraId="0026E8DC" w14:textId="77777777" w:rsidR="000E613A" w:rsidRPr="007C59B6" w:rsidRDefault="000E613A" w:rsidP="000E613A">
            <w:pPr>
              <w:jc w:val="both"/>
            </w:pPr>
            <w:r w:rsidRPr="007C59B6">
              <w:t>HT2</w:t>
            </w:r>
          </w:p>
        </w:tc>
        <w:tc>
          <w:tcPr>
            <w:tcW w:w="1000" w:type="dxa"/>
            <w:tcBorders>
              <w:top w:val="nil"/>
              <w:left w:val="nil"/>
              <w:bottom w:val="nil"/>
              <w:right w:val="nil"/>
            </w:tcBorders>
          </w:tcPr>
          <w:p w14:paraId="6FBFEF33" w14:textId="77777777" w:rsidR="000E613A" w:rsidRPr="007C59B6" w:rsidRDefault="000E613A" w:rsidP="000E613A">
            <w:pPr>
              <w:jc w:val="both"/>
            </w:pPr>
            <w:r w:rsidRPr="007C59B6">
              <w:t>10.5 b</w:t>
            </w:r>
          </w:p>
        </w:tc>
        <w:tc>
          <w:tcPr>
            <w:tcW w:w="1000" w:type="dxa"/>
            <w:tcBorders>
              <w:top w:val="nil"/>
              <w:left w:val="nil"/>
              <w:bottom w:val="nil"/>
              <w:right w:val="nil"/>
            </w:tcBorders>
          </w:tcPr>
          <w:p w14:paraId="314868F9" w14:textId="429B428F" w:rsidR="000E613A" w:rsidRPr="007C59B6" w:rsidRDefault="000E613A" w:rsidP="000E613A">
            <w:pPr>
              <w:jc w:val="both"/>
            </w:pPr>
            <w:r w:rsidRPr="007C59B6">
              <w:t>8.3 b</w:t>
            </w:r>
          </w:p>
        </w:tc>
        <w:tc>
          <w:tcPr>
            <w:tcW w:w="1000" w:type="dxa"/>
            <w:tcBorders>
              <w:top w:val="nil"/>
              <w:left w:val="nil"/>
              <w:bottom w:val="nil"/>
              <w:right w:val="nil"/>
            </w:tcBorders>
          </w:tcPr>
          <w:p w14:paraId="41EFDA78" w14:textId="77777777" w:rsidR="000E613A" w:rsidRPr="007C59B6" w:rsidRDefault="000E613A" w:rsidP="000E613A">
            <w:pPr>
              <w:jc w:val="both"/>
            </w:pPr>
            <w:r w:rsidRPr="007C59B6">
              <w:t>13.1 b</w:t>
            </w:r>
          </w:p>
        </w:tc>
        <w:tc>
          <w:tcPr>
            <w:tcW w:w="880" w:type="dxa"/>
            <w:tcBorders>
              <w:top w:val="nil"/>
              <w:left w:val="nil"/>
              <w:bottom w:val="nil"/>
              <w:right w:val="nil"/>
            </w:tcBorders>
          </w:tcPr>
          <w:p w14:paraId="299D0869" w14:textId="59554229" w:rsidR="000E613A" w:rsidRPr="007C59B6" w:rsidRDefault="000E613A" w:rsidP="000E613A">
            <w:pPr>
              <w:jc w:val="both"/>
            </w:pPr>
            <w:r w:rsidRPr="007C59B6">
              <w:t>13.1</w:t>
            </w:r>
          </w:p>
        </w:tc>
        <w:tc>
          <w:tcPr>
            <w:tcW w:w="990" w:type="dxa"/>
            <w:tcBorders>
              <w:top w:val="nil"/>
              <w:left w:val="nil"/>
              <w:bottom w:val="nil"/>
              <w:right w:val="nil"/>
            </w:tcBorders>
          </w:tcPr>
          <w:p w14:paraId="08585D52" w14:textId="77777777" w:rsidR="000E613A" w:rsidRPr="007C59B6" w:rsidRDefault="000E613A" w:rsidP="000E613A">
            <w:pPr>
              <w:jc w:val="both"/>
            </w:pPr>
            <w:r w:rsidRPr="007C59B6">
              <w:t>11.9 ab</w:t>
            </w:r>
          </w:p>
        </w:tc>
        <w:tc>
          <w:tcPr>
            <w:tcW w:w="990" w:type="dxa"/>
            <w:tcBorders>
              <w:top w:val="nil"/>
              <w:left w:val="nil"/>
              <w:bottom w:val="nil"/>
              <w:right w:val="nil"/>
            </w:tcBorders>
          </w:tcPr>
          <w:p w14:paraId="4100B69B" w14:textId="36D81369" w:rsidR="000E613A" w:rsidRPr="007C59B6" w:rsidRDefault="000E613A" w:rsidP="000E613A">
            <w:pPr>
              <w:jc w:val="both"/>
            </w:pPr>
            <w:r w:rsidRPr="007C59B6">
              <w:t>8.6 b</w:t>
            </w:r>
          </w:p>
        </w:tc>
        <w:tc>
          <w:tcPr>
            <w:tcW w:w="810" w:type="dxa"/>
            <w:tcBorders>
              <w:top w:val="nil"/>
              <w:left w:val="nil"/>
              <w:bottom w:val="nil"/>
              <w:right w:val="nil"/>
            </w:tcBorders>
          </w:tcPr>
          <w:p w14:paraId="536A2B67" w14:textId="77777777" w:rsidR="000E613A" w:rsidRPr="007C59B6" w:rsidRDefault="000E613A" w:rsidP="000E613A">
            <w:pPr>
              <w:jc w:val="both"/>
            </w:pPr>
            <w:r w:rsidRPr="007C59B6">
              <w:t>10.6</w:t>
            </w:r>
          </w:p>
        </w:tc>
        <w:tc>
          <w:tcPr>
            <w:tcW w:w="720" w:type="dxa"/>
            <w:tcBorders>
              <w:top w:val="nil"/>
              <w:left w:val="nil"/>
              <w:bottom w:val="nil"/>
              <w:right w:val="nil"/>
            </w:tcBorders>
          </w:tcPr>
          <w:p w14:paraId="2B0FF91E" w14:textId="7238E58E" w:rsidR="000E613A" w:rsidRPr="007C59B6" w:rsidRDefault="000E613A" w:rsidP="000E613A">
            <w:pPr>
              <w:jc w:val="both"/>
            </w:pPr>
            <w:r w:rsidRPr="007C59B6">
              <w:t>9.3</w:t>
            </w:r>
          </w:p>
        </w:tc>
        <w:tc>
          <w:tcPr>
            <w:tcW w:w="990" w:type="dxa"/>
            <w:tcBorders>
              <w:top w:val="nil"/>
              <w:left w:val="nil"/>
              <w:bottom w:val="nil"/>
              <w:right w:val="nil"/>
            </w:tcBorders>
          </w:tcPr>
          <w:p w14:paraId="1ED4C08D" w14:textId="77777777" w:rsidR="000E613A" w:rsidRPr="007C59B6" w:rsidRDefault="000E613A" w:rsidP="000E613A">
            <w:pPr>
              <w:jc w:val="both"/>
            </w:pPr>
            <w:r w:rsidRPr="007C59B6">
              <w:t>11.3 b</w:t>
            </w:r>
          </w:p>
        </w:tc>
        <w:tc>
          <w:tcPr>
            <w:tcW w:w="810" w:type="dxa"/>
            <w:tcBorders>
              <w:top w:val="nil"/>
              <w:left w:val="nil"/>
              <w:bottom w:val="nil"/>
              <w:right w:val="nil"/>
            </w:tcBorders>
          </w:tcPr>
          <w:p w14:paraId="62EBB417" w14:textId="0BCB7F76" w:rsidR="000E613A" w:rsidRPr="007C59B6" w:rsidRDefault="000E613A" w:rsidP="000E613A">
            <w:pPr>
              <w:jc w:val="both"/>
            </w:pPr>
            <w:r w:rsidRPr="007C59B6">
              <w:t>10.9</w:t>
            </w:r>
          </w:p>
        </w:tc>
        <w:tc>
          <w:tcPr>
            <w:tcW w:w="990" w:type="dxa"/>
            <w:tcBorders>
              <w:top w:val="nil"/>
              <w:left w:val="nil"/>
              <w:bottom w:val="nil"/>
              <w:right w:val="nil"/>
            </w:tcBorders>
          </w:tcPr>
          <w:p w14:paraId="0768D284" w14:textId="77777777" w:rsidR="000E613A" w:rsidRPr="007C59B6" w:rsidRDefault="000E613A" w:rsidP="000E613A">
            <w:pPr>
              <w:jc w:val="both"/>
            </w:pPr>
            <w:r w:rsidRPr="007C59B6">
              <w:t>10.2 b</w:t>
            </w:r>
          </w:p>
        </w:tc>
      </w:tr>
      <w:tr w:rsidR="000E613A" w:rsidRPr="007C59B6" w14:paraId="032EA97D" w14:textId="77777777" w:rsidTr="000E613A">
        <w:trPr>
          <w:trHeight w:val="360"/>
        </w:trPr>
        <w:tc>
          <w:tcPr>
            <w:tcW w:w="1160" w:type="dxa"/>
            <w:tcBorders>
              <w:top w:val="nil"/>
              <w:left w:val="nil"/>
              <w:bottom w:val="nil"/>
              <w:right w:val="nil"/>
            </w:tcBorders>
          </w:tcPr>
          <w:p w14:paraId="2A63400F" w14:textId="77777777" w:rsidR="000E613A" w:rsidRPr="007C59B6" w:rsidRDefault="000E613A" w:rsidP="000E613A">
            <w:pPr>
              <w:jc w:val="both"/>
            </w:pPr>
            <w:r w:rsidRPr="007C59B6">
              <w:t>HT3</w:t>
            </w:r>
          </w:p>
        </w:tc>
        <w:tc>
          <w:tcPr>
            <w:tcW w:w="1000" w:type="dxa"/>
            <w:tcBorders>
              <w:top w:val="nil"/>
              <w:left w:val="nil"/>
              <w:bottom w:val="nil"/>
              <w:right w:val="nil"/>
            </w:tcBorders>
          </w:tcPr>
          <w:p w14:paraId="3C9D3972" w14:textId="77777777" w:rsidR="000E613A" w:rsidRPr="007C59B6" w:rsidRDefault="000E613A" w:rsidP="000E613A">
            <w:pPr>
              <w:jc w:val="both"/>
            </w:pPr>
            <w:r w:rsidRPr="007C59B6">
              <w:t>11.6 b</w:t>
            </w:r>
          </w:p>
        </w:tc>
        <w:tc>
          <w:tcPr>
            <w:tcW w:w="1000" w:type="dxa"/>
            <w:tcBorders>
              <w:top w:val="nil"/>
              <w:left w:val="nil"/>
              <w:bottom w:val="nil"/>
              <w:right w:val="nil"/>
            </w:tcBorders>
          </w:tcPr>
          <w:p w14:paraId="76B19484" w14:textId="18E5838C" w:rsidR="000E613A" w:rsidRPr="007C59B6" w:rsidRDefault="000E613A" w:rsidP="000E613A">
            <w:pPr>
              <w:jc w:val="both"/>
            </w:pPr>
            <w:r w:rsidRPr="007C59B6">
              <w:t>9.7 ab</w:t>
            </w:r>
          </w:p>
        </w:tc>
        <w:tc>
          <w:tcPr>
            <w:tcW w:w="1000" w:type="dxa"/>
            <w:tcBorders>
              <w:top w:val="nil"/>
              <w:left w:val="nil"/>
              <w:bottom w:val="nil"/>
              <w:right w:val="nil"/>
            </w:tcBorders>
          </w:tcPr>
          <w:p w14:paraId="159B7E72" w14:textId="77777777" w:rsidR="000E613A" w:rsidRPr="007C59B6" w:rsidRDefault="000E613A" w:rsidP="000E613A">
            <w:pPr>
              <w:jc w:val="both"/>
            </w:pPr>
            <w:r w:rsidRPr="007C59B6">
              <w:t>14.7 ab</w:t>
            </w:r>
          </w:p>
        </w:tc>
        <w:tc>
          <w:tcPr>
            <w:tcW w:w="880" w:type="dxa"/>
            <w:tcBorders>
              <w:top w:val="nil"/>
              <w:left w:val="nil"/>
              <w:bottom w:val="nil"/>
              <w:right w:val="nil"/>
            </w:tcBorders>
          </w:tcPr>
          <w:p w14:paraId="094EA3E0" w14:textId="37F455BF" w:rsidR="000E613A" w:rsidRPr="007C59B6" w:rsidRDefault="000E613A" w:rsidP="000E613A">
            <w:pPr>
              <w:jc w:val="both"/>
            </w:pPr>
            <w:r w:rsidRPr="007C59B6">
              <w:t>12.3</w:t>
            </w:r>
          </w:p>
        </w:tc>
        <w:tc>
          <w:tcPr>
            <w:tcW w:w="990" w:type="dxa"/>
            <w:tcBorders>
              <w:top w:val="nil"/>
              <w:left w:val="nil"/>
              <w:bottom w:val="nil"/>
              <w:right w:val="nil"/>
            </w:tcBorders>
          </w:tcPr>
          <w:p w14:paraId="28F16E4A" w14:textId="77777777" w:rsidR="000E613A" w:rsidRPr="007C59B6" w:rsidRDefault="000E613A" w:rsidP="000E613A">
            <w:pPr>
              <w:jc w:val="both"/>
            </w:pPr>
            <w:r w:rsidRPr="007C59B6">
              <w:t>12.7 a</w:t>
            </w:r>
          </w:p>
        </w:tc>
        <w:tc>
          <w:tcPr>
            <w:tcW w:w="990" w:type="dxa"/>
            <w:tcBorders>
              <w:top w:val="nil"/>
              <w:left w:val="nil"/>
              <w:bottom w:val="nil"/>
              <w:right w:val="nil"/>
            </w:tcBorders>
          </w:tcPr>
          <w:p w14:paraId="5120E346" w14:textId="338A4998" w:rsidR="000E613A" w:rsidRPr="007C59B6" w:rsidRDefault="000E613A" w:rsidP="000E613A">
            <w:pPr>
              <w:jc w:val="both"/>
            </w:pPr>
            <w:r w:rsidRPr="007C59B6">
              <w:t>9.0 b</w:t>
            </w:r>
          </w:p>
        </w:tc>
        <w:tc>
          <w:tcPr>
            <w:tcW w:w="810" w:type="dxa"/>
            <w:tcBorders>
              <w:top w:val="nil"/>
              <w:left w:val="nil"/>
              <w:bottom w:val="nil"/>
              <w:right w:val="nil"/>
            </w:tcBorders>
          </w:tcPr>
          <w:p w14:paraId="75BBDED3" w14:textId="5B361173" w:rsidR="000E613A" w:rsidRPr="007C59B6" w:rsidRDefault="000E613A" w:rsidP="000E613A">
            <w:pPr>
              <w:jc w:val="both"/>
            </w:pPr>
            <w:r w:rsidRPr="007C59B6">
              <w:t>11.1</w:t>
            </w:r>
          </w:p>
        </w:tc>
        <w:tc>
          <w:tcPr>
            <w:tcW w:w="720" w:type="dxa"/>
            <w:tcBorders>
              <w:top w:val="nil"/>
              <w:left w:val="nil"/>
              <w:bottom w:val="nil"/>
              <w:right w:val="nil"/>
            </w:tcBorders>
          </w:tcPr>
          <w:p w14:paraId="43604228" w14:textId="27FEC1B8" w:rsidR="000E613A" w:rsidRPr="007C59B6" w:rsidRDefault="000E613A" w:rsidP="000E613A">
            <w:pPr>
              <w:jc w:val="both"/>
            </w:pPr>
            <w:r w:rsidRPr="007C59B6">
              <w:t>9.8</w:t>
            </w:r>
          </w:p>
        </w:tc>
        <w:tc>
          <w:tcPr>
            <w:tcW w:w="990" w:type="dxa"/>
            <w:tcBorders>
              <w:top w:val="nil"/>
              <w:left w:val="nil"/>
              <w:bottom w:val="nil"/>
              <w:right w:val="nil"/>
            </w:tcBorders>
          </w:tcPr>
          <w:p w14:paraId="5ED6DBF6" w14:textId="77777777" w:rsidR="000E613A" w:rsidRPr="007C59B6" w:rsidRDefault="000E613A" w:rsidP="000E613A">
            <w:pPr>
              <w:jc w:val="both"/>
            </w:pPr>
            <w:r w:rsidRPr="007C59B6">
              <w:t>11.3 b</w:t>
            </w:r>
          </w:p>
        </w:tc>
        <w:tc>
          <w:tcPr>
            <w:tcW w:w="810" w:type="dxa"/>
            <w:tcBorders>
              <w:top w:val="nil"/>
              <w:left w:val="nil"/>
              <w:bottom w:val="nil"/>
              <w:right w:val="nil"/>
            </w:tcBorders>
          </w:tcPr>
          <w:p w14:paraId="73C147A1" w14:textId="735A8A21" w:rsidR="000E613A" w:rsidRPr="007C59B6" w:rsidRDefault="000E613A" w:rsidP="000E613A">
            <w:pPr>
              <w:jc w:val="both"/>
            </w:pPr>
            <w:r w:rsidRPr="007C59B6">
              <w:t>11.2</w:t>
            </w:r>
          </w:p>
        </w:tc>
        <w:tc>
          <w:tcPr>
            <w:tcW w:w="990" w:type="dxa"/>
            <w:tcBorders>
              <w:top w:val="nil"/>
              <w:left w:val="nil"/>
              <w:bottom w:val="nil"/>
              <w:right w:val="nil"/>
            </w:tcBorders>
          </w:tcPr>
          <w:p w14:paraId="58E5CE78" w14:textId="77777777" w:rsidR="000E613A" w:rsidRPr="007C59B6" w:rsidRDefault="000E613A" w:rsidP="000E613A">
            <w:pPr>
              <w:jc w:val="both"/>
            </w:pPr>
            <w:r w:rsidRPr="007C59B6">
              <w:t>10.9 ab</w:t>
            </w:r>
          </w:p>
        </w:tc>
      </w:tr>
      <w:tr w:rsidR="000E613A" w:rsidRPr="007C59B6" w14:paraId="57EAD462" w14:textId="77777777" w:rsidTr="000E613A">
        <w:trPr>
          <w:trHeight w:val="360"/>
        </w:trPr>
        <w:tc>
          <w:tcPr>
            <w:tcW w:w="1160" w:type="dxa"/>
            <w:tcBorders>
              <w:top w:val="nil"/>
              <w:left w:val="nil"/>
              <w:bottom w:val="nil"/>
              <w:right w:val="nil"/>
            </w:tcBorders>
          </w:tcPr>
          <w:p w14:paraId="3028D65C" w14:textId="77777777" w:rsidR="000E613A" w:rsidRPr="007C59B6" w:rsidRDefault="000E613A" w:rsidP="000E613A">
            <w:pPr>
              <w:jc w:val="both"/>
            </w:pPr>
            <w:r w:rsidRPr="007C59B6">
              <w:t>HT4</w:t>
            </w:r>
          </w:p>
        </w:tc>
        <w:tc>
          <w:tcPr>
            <w:tcW w:w="1000" w:type="dxa"/>
            <w:tcBorders>
              <w:top w:val="nil"/>
              <w:left w:val="nil"/>
              <w:bottom w:val="nil"/>
              <w:right w:val="nil"/>
            </w:tcBorders>
          </w:tcPr>
          <w:p w14:paraId="29B458DF" w14:textId="77777777" w:rsidR="000E613A" w:rsidRPr="007C59B6" w:rsidRDefault="000E613A" w:rsidP="000E613A">
            <w:pPr>
              <w:jc w:val="both"/>
            </w:pPr>
            <w:r w:rsidRPr="007C59B6">
              <w:t>11.8 b</w:t>
            </w:r>
          </w:p>
        </w:tc>
        <w:tc>
          <w:tcPr>
            <w:tcW w:w="1000" w:type="dxa"/>
            <w:tcBorders>
              <w:top w:val="nil"/>
              <w:left w:val="nil"/>
              <w:bottom w:val="nil"/>
              <w:right w:val="nil"/>
            </w:tcBorders>
          </w:tcPr>
          <w:p w14:paraId="06C23E81" w14:textId="73720F78" w:rsidR="000E613A" w:rsidRPr="007C59B6" w:rsidRDefault="000E613A" w:rsidP="000E613A">
            <w:pPr>
              <w:jc w:val="both"/>
            </w:pPr>
            <w:r w:rsidRPr="007C59B6">
              <w:t>8.9 ab</w:t>
            </w:r>
          </w:p>
        </w:tc>
        <w:tc>
          <w:tcPr>
            <w:tcW w:w="1000" w:type="dxa"/>
            <w:tcBorders>
              <w:top w:val="nil"/>
              <w:left w:val="nil"/>
              <w:bottom w:val="nil"/>
              <w:right w:val="nil"/>
            </w:tcBorders>
          </w:tcPr>
          <w:p w14:paraId="64E48605" w14:textId="77777777" w:rsidR="000E613A" w:rsidRPr="007C59B6" w:rsidRDefault="000E613A" w:rsidP="000E613A">
            <w:pPr>
              <w:jc w:val="both"/>
            </w:pPr>
            <w:r w:rsidRPr="007C59B6">
              <w:t>13.0 b</w:t>
            </w:r>
          </w:p>
        </w:tc>
        <w:tc>
          <w:tcPr>
            <w:tcW w:w="880" w:type="dxa"/>
            <w:tcBorders>
              <w:top w:val="nil"/>
              <w:left w:val="nil"/>
              <w:bottom w:val="nil"/>
              <w:right w:val="nil"/>
            </w:tcBorders>
          </w:tcPr>
          <w:p w14:paraId="2DF65FA2" w14:textId="79C8559E" w:rsidR="000E613A" w:rsidRPr="007C59B6" w:rsidRDefault="000E613A" w:rsidP="000E613A">
            <w:pPr>
              <w:jc w:val="both"/>
            </w:pPr>
            <w:r w:rsidRPr="007C59B6">
              <w:t>13.6</w:t>
            </w:r>
          </w:p>
        </w:tc>
        <w:tc>
          <w:tcPr>
            <w:tcW w:w="990" w:type="dxa"/>
            <w:tcBorders>
              <w:top w:val="nil"/>
              <w:left w:val="nil"/>
              <w:bottom w:val="nil"/>
              <w:right w:val="nil"/>
            </w:tcBorders>
          </w:tcPr>
          <w:p w14:paraId="5FBFA051" w14:textId="77777777" w:rsidR="000E613A" w:rsidRPr="007C59B6" w:rsidRDefault="000E613A" w:rsidP="000E613A">
            <w:pPr>
              <w:jc w:val="both"/>
            </w:pPr>
            <w:r w:rsidRPr="007C59B6">
              <w:t>11.1 b</w:t>
            </w:r>
          </w:p>
        </w:tc>
        <w:tc>
          <w:tcPr>
            <w:tcW w:w="990" w:type="dxa"/>
            <w:tcBorders>
              <w:top w:val="nil"/>
              <w:left w:val="nil"/>
              <w:bottom w:val="nil"/>
              <w:right w:val="nil"/>
            </w:tcBorders>
          </w:tcPr>
          <w:p w14:paraId="557634CB" w14:textId="15898550" w:rsidR="000E613A" w:rsidRPr="007C59B6" w:rsidRDefault="000E613A" w:rsidP="000E613A">
            <w:pPr>
              <w:jc w:val="both"/>
            </w:pPr>
            <w:r w:rsidRPr="007C59B6">
              <w:t>9.7 ab</w:t>
            </w:r>
          </w:p>
        </w:tc>
        <w:tc>
          <w:tcPr>
            <w:tcW w:w="810" w:type="dxa"/>
            <w:tcBorders>
              <w:top w:val="nil"/>
              <w:left w:val="nil"/>
              <w:bottom w:val="nil"/>
              <w:right w:val="nil"/>
            </w:tcBorders>
          </w:tcPr>
          <w:p w14:paraId="32D422C5" w14:textId="57CC0BBA" w:rsidR="000E613A" w:rsidRPr="007C59B6" w:rsidRDefault="000E613A" w:rsidP="000E613A">
            <w:pPr>
              <w:jc w:val="both"/>
            </w:pPr>
            <w:r w:rsidRPr="007C59B6">
              <w:t>11.4</w:t>
            </w:r>
          </w:p>
        </w:tc>
        <w:tc>
          <w:tcPr>
            <w:tcW w:w="720" w:type="dxa"/>
            <w:tcBorders>
              <w:top w:val="nil"/>
              <w:left w:val="nil"/>
              <w:bottom w:val="nil"/>
              <w:right w:val="nil"/>
            </w:tcBorders>
          </w:tcPr>
          <w:p w14:paraId="0F469CF0" w14:textId="49EACB37" w:rsidR="000E613A" w:rsidRPr="007C59B6" w:rsidRDefault="000E613A" w:rsidP="000E613A">
            <w:pPr>
              <w:jc w:val="both"/>
            </w:pPr>
            <w:r w:rsidRPr="007C59B6">
              <w:t>10.3</w:t>
            </w:r>
          </w:p>
        </w:tc>
        <w:tc>
          <w:tcPr>
            <w:tcW w:w="990" w:type="dxa"/>
            <w:tcBorders>
              <w:top w:val="nil"/>
              <w:left w:val="nil"/>
              <w:bottom w:val="nil"/>
              <w:right w:val="nil"/>
            </w:tcBorders>
          </w:tcPr>
          <w:p w14:paraId="22FF4D99" w14:textId="77777777" w:rsidR="000E613A" w:rsidRPr="007C59B6" w:rsidRDefault="000E613A" w:rsidP="000E613A">
            <w:pPr>
              <w:jc w:val="both"/>
            </w:pPr>
            <w:r w:rsidRPr="007C59B6">
              <w:t>10.6 b</w:t>
            </w:r>
          </w:p>
        </w:tc>
        <w:tc>
          <w:tcPr>
            <w:tcW w:w="810" w:type="dxa"/>
            <w:tcBorders>
              <w:top w:val="nil"/>
              <w:left w:val="nil"/>
              <w:bottom w:val="nil"/>
              <w:right w:val="nil"/>
            </w:tcBorders>
          </w:tcPr>
          <w:p w14:paraId="3750B914" w14:textId="4F82E55B" w:rsidR="000E613A" w:rsidRPr="007C59B6" w:rsidRDefault="000E613A" w:rsidP="000E613A">
            <w:pPr>
              <w:jc w:val="both"/>
            </w:pPr>
            <w:r w:rsidRPr="007C59B6">
              <w:t>11.3</w:t>
            </w:r>
          </w:p>
        </w:tc>
        <w:tc>
          <w:tcPr>
            <w:tcW w:w="990" w:type="dxa"/>
            <w:tcBorders>
              <w:top w:val="nil"/>
              <w:left w:val="nil"/>
              <w:bottom w:val="nil"/>
              <w:right w:val="nil"/>
            </w:tcBorders>
          </w:tcPr>
          <w:p w14:paraId="2ED90D95" w14:textId="77777777" w:rsidR="000E613A" w:rsidRPr="007C59B6" w:rsidRDefault="000E613A" w:rsidP="000E613A">
            <w:pPr>
              <w:jc w:val="both"/>
            </w:pPr>
            <w:r w:rsidRPr="007C59B6">
              <w:t>11.8 a</w:t>
            </w:r>
          </w:p>
        </w:tc>
      </w:tr>
      <w:tr w:rsidR="000E613A" w:rsidRPr="007C59B6" w14:paraId="6A18C10D" w14:textId="77777777" w:rsidTr="000E613A">
        <w:trPr>
          <w:trHeight w:val="360"/>
        </w:trPr>
        <w:tc>
          <w:tcPr>
            <w:tcW w:w="1160" w:type="dxa"/>
            <w:tcBorders>
              <w:top w:val="nil"/>
              <w:left w:val="nil"/>
              <w:bottom w:val="nil"/>
              <w:right w:val="nil"/>
            </w:tcBorders>
          </w:tcPr>
          <w:p w14:paraId="66E2A9D6" w14:textId="77777777" w:rsidR="000E613A" w:rsidRPr="007C59B6" w:rsidRDefault="000E613A" w:rsidP="000E613A">
            <w:pPr>
              <w:jc w:val="both"/>
            </w:pPr>
            <w:r w:rsidRPr="007C59B6">
              <w:t>RRB</w:t>
            </w:r>
          </w:p>
        </w:tc>
        <w:tc>
          <w:tcPr>
            <w:tcW w:w="1000" w:type="dxa"/>
            <w:tcBorders>
              <w:top w:val="nil"/>
              <w:left w:val="nil"/>
              <w:bottom w:val="nil"/>
              <w:right w:val="nil"/>
            </w:tcBorders>
          </w:tcPr>
          <w:p w14:paraId="209A68B6" w14:textId="77777777" w:rsidR="000E613A" w:rsidRPr="007C59B6" w:rsidRDefault="000E613A" w:rsidP="000E613A">
            <w:pPr>
              <w:jc w:val="both"/>
            </w:pPr>
            <w:r w:rsidRPr="007C59B6">
              <w:t>12.7 b</w:t>
            </w:r>
          </w:p>
        </w:tc>
        <w:tc>
          <w:tcPr>
            <w:tcW w:w="1000" w:type="dxa"/>
            <w:tcBorders>
              <w:top w:val="nil"/>
              <w:left w:val="nil"/>
              <w:bottom w:val="nil"/>
              <w:right w:val="nil"/>
            </w:tcBorders>
          </w:tcPr>
          <w:p w14:paraId="5EAFCC28" w14:textId="77777777" w:rsidR="000E613A" w:rsidRPr="007C59B6" w:rsidRDefault="000E613A" w:rsidP="000E613A">
            <w:pPr>
              <w:jc w:val="both"/>
            </w:pPr>
            <w:r w:rsidRPr="007C59B6">
              <w:t>10.4 a</w:t>
            </w:r>
          </w:p>
        </w:tc>
        <w:tc>
          <w:tcPr>
            <w:tcW w:w="1000" w:type="dxa"/>
            <w:tcBorders>
              <w:top w:val="nil"/>
              <w:left w:val="nil"/>
              <w:bottom w:val="nil"/>
              <w:right w:val="nil"/>
            </w:tcBorders>
          </w:tcPr>
          <w:p w14:paraId="193803A9" w14:textId="77777777" w:rsidR="000E613A" w:rsidRPr="007C59B6" w:rsidRDefault="000E613A" w:rsidP="000E613A">
            <w:pPr>
              <w:jc w:val="both"/>
            </w:pPr>
            <w:r w:rsidRPr="007C59B6">
              <w:t>15.2 ab</w:t>
            </w:r>
          </w:p>
        </w:tc>
        <w:tc>
          <w:tcPr>
            <w:tcW w:w="880" w:type="dxa"/>
            <w:tcBorders>
              <w:top w:val="nil"/>
              <w:left w:val="nil"/>
              <w:bottom w:val="nil"/>
              <w:right w:val="nil"/>
            </w:tcBorders>
          </w:tcPr>
          <w:p w14:paraId="14F117CE" w14:textId="6BA5AEDF" w:rsidR="000E613A" w:rsidRPr="007C59B6" w:rsidRDefault="000E613A" w:rsidP="000E613A">
            <w:pPr>
              <w:jc w:val="both"/>
            </w:pPr>
            <w:r w:rsidRPr="007C59B6">
              <w:t>12.9</w:t>
            </w:r>
          </w:p>
        </w:tc>
        <w:tc>
          <w:tcPr>
            <w:tcW w:w="990" w:type="dxa"/>
            <w:tcBorders>
              <w:top w:val="nil"/>
              <w:left w:val="nil"/>
              <w:bottom w:val="nil"/>
              <w:right w:val="nil"/>
            </w:tcBorders>
          </w:tcPr>
          <w:p w14:paraId="002AF02A" w14:textId="77777777" w:rsidR="000E613A" w:rsidRPr="007C59B6" w:rsidRDefault="000E613A" w:rsidP="000E613A">
            <w:pPr>
              <w:jc w:val="both"/>
            </w:pPr>
            <w:r w:rsidRPr="007C59B6">
              <w:t>11.5 b</w:t>
            </w:r>
          </w:p>
        </w:tc>
        <w:tc>
          <w:tcPr>
            <w:tcW w:w="990" w:type="dxa"/>
            <w:tcBorders>
              <w:top w:val="nil"/>
              <w:left w:val="nil"/>
              <w:bottom w:val="nil"/>
              <w:right w:val="nil"/>
            </w:tcBorders>
          </w:tcPr>
          <w:p w14:paraId="0A4C22D3" w14:textId="77777777" w:rsidR="000E613A" w:rsidRPr="007C59B6" w:rsidRDefault="000E613A" w:rsidP="000E613A">
            <w:pPr>
              <w:jc w:val="both"/>
            </w:pPr>
            <w:r w:rsidRPr="007C59B6">
              <w:t>10.1 ab</w:t>
            </w:r>
          </w:p>
        </w:tc>
        <w:tc>
          <w:tcPr>
            <w:tcW w:w="810" w:type="dxa"/>
            <w:tcBorders>
              <w:top w:val="nil"/>
              <w:left w:val="nil"/>
              <w:bottom w:val="nil"/>
              <w:right w:val="nil"/>
            </w:tcBorders>
          </w:tcPr>
          <w:p w14:paraId="25E0A889" w14:textId="4E32808B" w:rsidR="000E613A" w:rsidRPr="007C59B6" w:rsidRDefault="000E613A" w:rsidP="000E613A">
            <w:pPr>
              <w:jc w:val="both"/>
            </w:pPr>
            <w:r w:rsidRPr="007C59B6">
              <w:t>11.9</w:t>
            </w:r>
          </w:p>
        </w:tc>
        <w:tc>
          <w:tcPr>
            <w:tcW w:w="720" w:type="dxa"/>
            <w:tcBorders>
              <w:top w:val="nil"/>
              <w:left w:val="nil"/>
              <w:bottom w:val="nil"/>
              <w:right w:val="nil"/>
            </w:tcBorders>
          </w:tcPr>
          <w:p w14:paraId="36AE543F" w14:textId="027A451E" w:rsidR="000E613A" w:rsidRPr="007C59B6" w:rsidRDefault="000E613A" w:rsidP="000E613A">
            <w:pPr>
              <w:jc w:val="both"/>
            </w:pPr>
            <w:r w:rsidRPr="007C59B6">
              <w:t>10.7</w:t>
            </w:r>
          </w:p>
        </w:tc>
        <w:tc>
          <w:tcPr>
            <w:tcW w:w="990" w:type="dxa"/>
            <w:tcBorders>
              <w:top w:val="nil"/>
              <w:left w:val="nil"/>
              <w:bottom w:val="nil"/>
              <w:right w:val="nil"/>
            </w:tcBorders>
          </w:tcPr>
          <w:p w14:paraId="58E2C03A" w14:textId="77777777" w:rsidR="000E613A" w:rsidRPr="007C59B6" w:rsidRDefault="000E613A" w:rsidP="000E613A">
            <w:pPr>
              <w:jc w:val="both"/>
            </w:pPr>
            <w:r w:rsidRPr="007C59B6">
              <w:t>13.7 a</w:t>
            </w:r>
          </w:p>
        </w:tc>
        <w:tc>
          <w:tcPr>
            <w:tcW w:w="810" w:type="dxa"/>
            <w:tcBorders>
              <w:top w:val="nil"/>
              <w:left w:val="nil"/>
              <w:bottom w:val="nil"/>
              <w:right w:val="nil"/>
            </w:tcBorders>
          </w:tcPr>
          <w:p w14:paraId="0DF5503C" w14:textId="27BA439A" w:rsidR="000E613A" w:rsidRPr="007C59B6" w:rsidRDefault="000E613A" w:rsidP="000E613A">
            <w:pPr>
              <w:jc w:val="both"/>
            </w:pPr>
            <w:r w:rsidRPr="007C59B6">
              <w:t>11.6</w:t>
            </w:r>
          </w:p>
        </w:tc>
        <w:tc>
          <w:tcPr>
            <w:tcW w:w="990" w:type="dxa"/>
            <w:tcBorders>
              <w:top w:val="nil"/>
              <w:left w:val="nil"/>
              <w:bottom w:val="nil"/>
              <w:right w:val="nil"/>
            </w:tcBorders>
          </w:tcPr>
          <w:p w14:paraId="1713B523" w14:textId="77777777" w:rsidR="000E613A" w:rsidRPr="007C59B6" w:rsidRDefault="000E613A" w:rsidP="000E613A">
            <w:pPr>
              <w:jc w:val="both"/>
            </w:pPr>
            <w:r w:rsidRPr="007C59B6">
              <w:t>11.6 a</w:t>
            </w:r>
          </w:p>
        </w:tc>
      </w:tr>
      <w:tr w:rsidR="000E613A" w:rsidRPr="007C59B6" w14:paraId="20529FF1" w14:textId="77777777" w:rsidTr="000E613A">
        <w:trPr>
          <w:trHeight w:val="360"/>
        </w:trPr>
        <w:tc>
          <w:tcPr>
            <w:tcW w:w="1160" w:type="dxa"/>
            <w:tcBorders>
              <w:top w:val="nil"/>
              <w:left w:val="nil"/>
              <w:bottom w:val="single" w:sz="4" w:space="0" w:color="auto"/>
              <w:right w:val="nil"/>
            </w:tcBorders>
          </w:tcPr>
          <w:p w14:paraId="52B2F88C" w14:textId="77777777" w:rsidR="000E613A" w:rsidRPr="007C59B6" w:rsidRDefault="000E613A" w:rsidP="000E613A">
            <w:pPr>
              <w:jc w:val="both"/>
            </w:pPr>
            <w:r w:rsidRPr="007C59B6">
              <w:t>CONT</w:t>
            </w:r>
          </w:p>
        </w:tc>
        <w:tc>
          <w:tcPr>
            <w:tcW w:w="1000" w:type="dxa"/>
            <w:tcBorders>
              <w:top w:val="nil"/>
              <w:left w:val="nil"/>
              <w:bottom w:val="single" w:sz="4" w:space="0" w:color="auto"/>
              <w:right w:val="nil"/>
            </w:tcBorders>
          </w:tcPr>
          <w:p w14:paraId="36F5F11F" w14:textId="77777777" w:rsidR="000E613A" w:rsidRPr="007C59B6" w:rsidRDefault="000E613A" w:rsidP="000E613A">
            <w:pPr>
              <w:jc w:val="both"/>
            </w:pPr>
            <w:r w:rsidRPr="007C59B6">
              <w:t>15.3 a</w:t>
            </w:r>
          </w:p>
        </w:tc>
        <w:tc>
          <w:tcPr>
            <w:tcW w:w="1000" w:type="dxa"/>
            <w:tcBorders>
              <w:top w:val="nil"/>
              <w:left w:val="nil"/>
              <w:bottom w:val="single" w:sz="4" w:space="0" w:color="auto"/>
              <w:right w:val="nil"/>
            </w:tcBorders>
          </w:tcPr>
          <w:p w14:paraId="142FF912" w14:textId="77777777" w:rsidR="000E613A" w:rsidRPr="007C59B6" w:rsidRDefault="000E613A" w:rsidP="000E613A">
            <w:pPr>
              <w:jc w:val="both"/>
            </w:pPr>
            <w:r w:rsidRPr="007C59B6">
              <w:t>10.3 a</w:t>
            </w:r>
          </w:p>
        </w:tc>
        <w:tc>
          <w:tcPr>
            <w:tcW w:w="1000" w:type="dxa"/>
            <w:tcBorders>
              <w:top w:val="nil"/>
              <w:left w:val="nil"/>
              <w:bottom w:val="single" w:sz="4" w:space="0" w:color="auto"/>
              <w:right w:val="nil"/>
            </w:tcBorders>
          </w:tcPr>
          <w:p w14:paraId="0F72F3F8" w14:textId="77777777" w:rsidR="000E613A" w:rsidRPr="007C59B6" w:rsidRDefault="000E613A" w:rsidP="000E613A">
            <w:pPr>
              <w:jc w:val="both"/>
            </w:pPr>
            <w:r w:rsidRPr="007C59B6">
              <w:t>17.2 a</w:t>
            </w:r>
          </w:p>
        </w:tc>
        <w:tc>
          <w:tcPr>
            <w:tcW w:w="880" w:type="dxa"/>
            <w:tcBorders>
              <w:top w:val="nil"/>
              <w:left w:val="nil"/>
              <w:bottom w:val="single" w:sz="4" w:space="0" w:color="auto"/>
              <w:right w:val="nil"/>
            </w:tcBorders>
          </w:tcPr>
          <w:p w14:paraId="48062F0F" w14:textId="2FC02B2A" w:rsidR="000E613A" w:rsidRPr="007C59B6" w:rsidRDefault="000E613A" w:rsidP="000E613A">
            <w:pPr>
              <w:jc w:val="both"/>
            </w:pPr>
            <w:r w:rsidRPr="007C59B6">
              <w:t>14.5</w:t>
            </w:r>
          </w:p>
        </w:tc>
        <w:tc>
          <w:tcPr>
            <w:tcW w:w="990" w:type="dxa"/>
            <w:tcBorders>
              <w:top w:val="nil"/>
              <w:left w:val="nil"/>
              <w:bottom w:val="single" w:sz="4" w:space="0" w:color="auto"/>
              <w:right w:val="nil"/>
            </w:tcBorders>
          </w:tcPr>
          <w:p w14:paraId="3048349B" w14:textId="77777777" w:rsidR="000E613A" w:rsidRPr="007C59B6" w:rsidRDefault="000E613A" w:rsidP="000E613A">
            <w:pPr>
              <w:jc w:val="both"/>
            </w:pPr>
            <w:r w:rsidRPr="007C59B6">
              <w:t>11.5 b</w:t>
            </w:r>
          </w:p>
        </w:tc>
        <w:tc>
          <w:tcPr>
            <w:tcW w:w="990" w:type="dxa"/>
            <w:tcBorders>
              <w:top w:val="nil"/>
              <w:left w:val="nil"/>
              <w:bottom w:val="single" w:sz="4" w:space="0" w:color="auto"/>
              <w:right w:val="nil"/>
            </w:tcBorders>
          </w:tcPr>
          <w:p w14:paraId="5D16F633" w14:textId="77777777" w:rsidR="000E613A" w:rsidRPr="007C59B6" w:rsidRDefault="000E613A" w:rsidP="000E613A">
            <w:pPr>
              <w:jc w:val="both"/>
            </w:pPr>
            <w:r w:rsidRPr="007C59B6">
              <w:t>11.4 a</w:t>
            </w:r>
          </w:p>
        </w:tc>
        <w:tc>
          <w:tcPr>
            <w:tcW w:w="810" w:type="dxa"/>
            <w:tcBorders>
              <w:top w:val="nil"/>
              <w:left w:val="nil"/>
              <w:bottom w:val="single" w:sz="4" w:space="0" w:color="auto"/>
              <w:right w:val="nil"/>
            </w:tcBorders>
          </w:tcPr>
          <w:p w14:paraId="54EFDED7" w14:textId="218206BA" w:rsidR="000E613A" w:rsidRPr="007C59B6" w:rsidRDefault="00F62F43" w:rsidP="000E613A">
            <w:pPr>
              <w:jc w:val="both"/>
            </w:pPr>
            <w:proofErr w:type="gramStart"/>
            <w:r>
              <w:t>N.A</w:t>
            </w:r>
            <w:proofErr w:type="gramEnd"/>
          </w:p>
        </w:tc>
        <w:tc>
          <w:tcPr>
            <w:tcW w:w="720" w:type="dxa"/>
            <w:tcBorders>
              <w:top w:val="nil"/>
              <w:left w:val="nil"/>
              <w:bottom w:val="single" w:sz="4" w:space="0" w:color="auto"/>
              <w:right w:val="nil"/>
            </w:tcBorders>
          </w:tcPr>
          <w:p w14:paraId="1144AF8E" w14:textId="214BAFB6" w:rsidR="000E613A" w:rsidRPr="007C59B6" w:rsidRDefault="00F62F43" w:rsidP="000E613A">
            <w:pPr>
              <w:jc w:val="both"/>
            </w:pPr>
            <w:r>
              <w:t>N. A</w:t>
            </w:r>
          </w:p>
        </w:tc>
        <w:tc>
          <w:tcPr>
            <w:tcW w:w="990" w:type="dxa"/>
            <w:tcBorders>
              <w:top w:val="nil"/>
              <w:left w:val="nil"/>
              <w:bottom w:val="single" w:sz="4" w:space="0" w:color="auto"/>
              <w:right w:val="nil"/>
            </w:tcBorders>
          </w:tcPr>
          <w:p w14:paraId="130F9F13" w14:textId="0D8D8922" w:rsidR="000E613A" w:rsidRPr="007C59B6" w:rsidRDefault="00F62F43" w:rsidP="000E613A">
            <w:pPr>
              <w:jc w:val="both"/>
            </w:pPr>
            <w:proofErr w:type="gramStart"/>
            <w:r>
              <w:t>N.A</w:t>
            </w:r>
            <w:proofErr w:type="gramEnd"/>
          </w:p>
        </w:tc>
        <w:tc>
          <w:tcPr>
            <w:tcW w:w="810" w:type="dxa"/>
            <w:tcBorders>
              <w:top w:val="nil"/>
              <w:left w:val="nil"/>
              <w:bottom w:val="single" w:sz="4" w:space="0" w:color="auto"/>
              <w:right w:val="nil"/>
            </w:tcBorders>
          </w:tcPr>
          <w:p w14:paraId="59565020" w14:textId="638170E7" w:rsidR="000E613A" w:rsidRPr="007C59B6" w:rsidRDefault="00F62F43" w:rsidP="000E613A">
            <w:pPr>
              <w:jc w:val="both"/>
            </w:pPr>
            <w:proofErr w:type="gramStart"/>
            <w:r>
              <w:t>N.A</w:t>
            </w:r>
            <w:proofErr w:type="gramEnd"/>
          </w:p>
        </w:tc>
        <w:tc>
          <w:tcPr>
            <w:tcW w:w="990" w:type="dxa"/>
            <w:tcBorders>
              <w:top w:val="nil"/>
              <w:left w:val="nil"/>
              <w:bottom w:val="single" w:sz="4" w:space="0" w:color="auto"/>
              <w:right w:val="nil"/>
            </w:tcBorders>
          </w:tcPr>
          <w:p w14:paraId="5F4CCC9E" w14:textId="77777777" w:rsidR="000E613A" w:rsidRPr="007C59B6" w:rsidRDefault="000E613A" w:rsidP="000E613A">
            <w:pPr>
              <w:jc w:val="both"/>
            </w:pPr>
            <w:r w:rsidRPr="007C59B6">
              <w:t>11.6 a</w:t>
            </w:r>
          </w:p>
        </w:tc>
      </w:tr>
      <w:tr w:rsidR="000E613A" w:rsidRPr="007C59B6" w14:paraId="5D7B4ADE" w14:textId="77777777" w:rsidTr="000E613A">
        <w:trPr>
          <w:trHeight w:val="360"/>
        </w:trPr>
        <w:tc>
          <w:tcPr>
            <w:tcW w:w="11340" w:type="dxa"/>
            <w:gridSpan w:val="12"/>
            <w:tcBorders>
              <w:top w:val="single" w:sz="4" w:space="0" w:color="auto"/>
              <w:left w:val="nil"/>
              <w:bottom w:val="nil"/>
              <w:right w:val="nil"/>
            </w:tcBorders>
          </w:tcPr>
          <w:p w14:paraId="1CCEB286" w14:textId="40E69A82" w:rsidR="000E613A" w:rsidRPr="007C59B6" w:rsidRDefault="00613783" w:rsidP="000E613A">
            <w:pPr>
              <w:jc w:val="both"/>
            </w:pPr>
            <w:proofErr w:type="spellStart"/>
            <w:r>
              <w:rPr>
                <w:vertAlign w:val="superscript"/>
              </w:rPr>
              <w:t>a</w:t>
            </w:r>
            <w:r w:rsidR="000E613A" w:rsidRPr="007C59B6">
              <w:t>Species</w:t>
            </w:r>
            <w:proofErr w:type="spellEnd"/>
            <w:r w:rsidR="000E613A" w:rsidRPr="007C59B6">
              <w:t xml:space="preserve"> marked with * are significant at p &lt; 0.1</w:t>
            </w:r>
          </w:p>
          <w:p w14:paraId="40A38D94" w14:textId="73B34EE5" w:rsidR="000E613A" w:rsidRPr="007C59B6" w:rsidRDefault="00613783" w:rsidP="000E613A">
            <w:pPr>
              <w:jc w:val="both"/>
            </w:pPr>
            <w:r>
              <w:rPr>
                <w:vertAlign w:val="superscript"/>
              </w:rPr>
              <w:t>b</w:t>
            </w:r>
            <w:r w:rsidR="000E613A" w:rsidRPr="007C59B6">
              <w:rPr>
                <w:vertAlign w:val="superscript"/>
              </w:rPr>
              <w:t xml:space="preserve"> </w:t>
            </w:r>
            <w:r w:rsidR="000E613A" w:rsidRPr="007C59B6">
              <w:t>Species marked with ** are significant at p &lt; 0.05</w:t>
            </w:r>
          </w:p>
        </w:tc>
      </w:tr>
    </w:tbl>
    <w:p w14:paraId="07DE1A99" w14:textId="6EAF093D" w:rsidR="00C11B30" w:rsidRDefault="00C11B30"/>
    <w:p w14:paraId="4DBBF79E" w14:textId="77777777" w:rsidR="00435937" w:rsidRDefault="00435937">
      <w:pPr>
        <w:rPr>
          <w:ins w:id="826" w:author="Author"/>
        </w:rPr>
      </w:pPr>
    </w:p>
    <w:p w14:paraId="5FD33970" w14:textId="77777777" w:rsidR="00435937" w:rsidRDefault="00435937">
      <w:pPr>
        <w:rPr>
          <w:ins w:id="827" w:author="Author"/>
        </w:rPr>
      </w:pPr>
    </w:p>
    <w:p w14:paraId="58CB43B4" w14:textId="77777777" w:rsidR="00435937" w:rsidRDefault="00435937">
      <w:pPr>
        <w:rPr>
          <w:ins w:id="828" w:author="Author"/>
        </w:rPr>
      </w:pPr>
    </w:p>
    <w:p w14:paraId="597892BE" w14:textId="77777777" w:rsidR="00435937" w:rsidRDefault="00435937">
      <w:pPr>
        <w:rPr>
          <w:ins w:id="829" w:author="Author"/>
        </w:rPr>
      </w:pPr>
    </w:p>
    <w:p w14:paraId="76E0BF2E" w14:textId="77777777" w:rsidR="00435937" w:rsidRDefault="00435937">
      <w:pPr>
        <w:rPr>
          <w:ins w:id="830" w:author="Author"/>
        </w:rPr>
      </w:pPr>
    </w:p>
    <w:p w14:paraId="65793213" w14:textId="77777777" w:rsidR="00435937" w:rsidRDefault="00435937">
      <w:pPr>
        <w:rPr>
          <w:ins w:id="831" w:author="Author"/>
        </w:rPr>
      </w:pPr>
    </w:p>
    <w:p w14:paraId="02A976B6" w14:textId="77777777" w:rsidR="00435937" w:rsidRDefault="00435937">
      <w:pPr>
        <w:rPr>
          <w:ins w:id="832" w:author="Author"/>
        </w:rPr>
      </w:pPr>
    </w:p>
    <w:p w14:paraId="4D7575BF" w14:textId="77777777" w:rsidR="00435937" w:rsidRDefault="00435937">
      <w:pPr>
        <w:rPr>
          <w:ins w:id="833" w:author="Author"/>
        </w:rPr>
      </w:pPr>
    </w:p>
    <w:p w14:paraId="58E3E5EF" w14:textId="77777777" w:rsidR="00435937" w:rsidRDefault="00435937">
      <w:pPr>
        <w:rPr>
          <w:ins w:id="834" w:author="Author"/>
        </w:rPr>
      </w:pPr>
    </w:p>
    <w:p w14:paraId="5A60A1F0" w14:textId="77777777" w:rsidR="00435937" w:rsidRDefault="00435937">
      <w:pPr>
        <w:rPr>
          <w:ins w:id="835" w:author="Author"/>
        </w:rPr>
      </w:pPr>
    </w:p>
    <w:p w14:paraId="434357C1" w14:textId="77777777" w:rsidR="00435937" w:rsidRDefault="00435937">
      <w:pPr>
        <w:rPr>
          <w:ins w:id="836" w:author="Author"/>
        </w:rPr>
      </w:pPr>
    </w:p>
    <w:p w14:paraId="044182B4" w14:textId="77777777" w:rsidR="00435937" w:rsidRDefault="00435937">
      <w:pPr>
        <w:rPr>
          <w:ins w:id="837" w:author="Author"/>
        </w:rPr>
      </w:pPr>
    </w:p>
    <w:p w14:paraId="4DE51058" w14:textId="77777777" w:rsidR="00435937" w:rsidRDefault="00435937">
      <w:pPr>
        <w:rPr>
          <w:ins w:id="838" w:author="Author"/>
        </w:rPr>
      </w:pPr>
    </w:p>
    <w:p w14:paraId="1D19596A" w14:textId="3873CF50" w:rsidR="00435937" w:rsidRDefault="00435937">
      <w:pPr>
        <w:rPr>
          <w:ins w:id="839" w:author="Author"/>
        </w:rPr>
        <w:sectPr w:rsidR="00435937" w:rsidSect="00F81EDC">
          <w:headerReference w:type="default" r:id="rId17"/>
          <w:footerReference w:type="even" r:id="rId18"/>
          <w:footerReference w:type="default" r:id="rId19"/>
          <w:pgSz w:w="15840" w:h="12240" w:orient="landscape"/>
          <w:pgMar w:top="1440" w:right="1440" w:bottom="2160" w:left="1440" w:header="720" w:footer="720" w:gutter="0"/>
          <w:lnNumType w:countBy="1" w:restart="continuous"/>
          <w:cols w:space="720"/>
          <w:docGrid w:linePitch="360"/>
          <w:sectPrChange w:id="840" w:author="Author">
            <w:sectPr w:rsidR="00435937" w:rsidSect="00F81EDC">
              <w:pgSz w:w="12240" w:h="15840" w:orient="portrait"/>
              <w:pgMar w:top="1440" w:right="1440" w:bottom="1440" w:left="2160" w:header="720" w:footer="720" w:gutter="0"/>
            </w:sectPr>
          </w:sectPrChange>
        </w:sectPr>
      </w:pPr>
    </w:p>
    <w:p w14:paraId="1385670D" w14:textId="77777777" w:rsidR="00AE27E9" w:rsidRPr="007C59B6" w:rsidRDefault="00AE27E9" w:rsidP="00613791"/>
    <w:p w14:paraId="1233C23C" w14:textId="57EE7F65" w:rsidR="00613791" w:rsidRDefault="00C11B30" w:rsidP="008A4168">
      <w:pPr>
        <w:spacing w:line="480" w:lineRule="auto"/>
        <w:rPr>
          <w:b/>
        </w:rPr>
      </w:pPr>
      <w:r>
        <w:rPr>
          <w:b/>
          <w:noProof/>
        </w:rPr>
        <w:drawing>
          <wp:inline distT="0" distB="0" distL="0" distR="0" wp14:anchorId="428EB8FB" wp14:editId="785B58C3">
            <wp:extent cx="4572000" cy="32004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019 ANP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739A33E8" w14:textId="31558E82" w:rsidR="00C11B30" w:rsidRDefault="00C11B30" w:rsidP="008A4168">
      <w:pPr>
        <w:spacing w:line="480" w:lineRule="auto"/>
        <w:rPr>
          <w:b/>
        </w:rPr>
      </w:pPr>
      <w:r w:rsidRPr="007C59B6">
        <w:rPr>
          <w:b/>
          <w:noProof/>
        </w:rPr>
        <w:drawing>
          <wp:inline distT="0" distB="0" distL="0" distR="0" wp14:anchorId="3C673911" wp14:editId="5F051039">
            <wp:extent cx="4572000" cy="32004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2020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200400"/>
                    </a:xfrm>
                    <a:prstGeom prst="rect">
                      <a:avLst/>
                    </a:prstGeom>
                  </pic:spPr>
                </pic:pic>
              </a:graphicData>
            </a:graphic>
          </wp:inline>
        </w:drawing>
      </w:r>
    </w:p>
    <w:p w14:paraId="36253A9B" w14:textId="77777777" w:rsidR="00C11B30" w:rsidRPr="000851A3" w:rsidRDefault="00C11B30" w:rsidP="00C11B30">
      <w:pPr>
        <w:rPr>
          <w:b/>
        </w:rPr>
      </w:pPr>
      <w:r w:rsidRPr="007C59B6">
        <w:rPr>
          <w:b/>
        </w:rPr>
        <w:t xml:space="preserve">Figure </w:t>
      </w:r>
      <w:r>
        <w:rPr>
          <w:b/>
        </w:rPr>
        <w:t>1</w:t>
      </w:r>
      <w:r w:rsidRPr="007C59B6">
        <w:t xml:space="preserve"> </w:t>
      </w:r>
      <w:r>
        <w:t>H</w:t>
      </w:r>
      <w:r w:rsidRPr="007C59B6">
        <w:t xml:space="preserve">erbaceous and </w:t>
      </w:r>
      <w:r>
        <w:t>understory w</w:t>
      </w:r>
      <w:r w:rsidRPr="007C59B6">
        <w:t xml:space="preserve">oody </w:t>
      </w:r>
      <w:r>
        <w:t>aboveground net primary production (</w:t>
      </w:r>
      <w:r w:rsidRPr="007C59B6">
        <w:t>ANPP</w:t>
      </w:r>
      <w:r>
        <w:t>)</w:t>
      </w:r>
      <w:r w:rsidRPr="007C59B6">
        <w:t xml:space="preserve"> for eight treatments </w:t>
      </w:r>
      <w:r>
        <w:t xml:space="preserve">on </w:t>
      </w:r>
      <w:r w:rsidRPr="007C59B6">
        <w:t xml:space="preserve">the FHRA in </w:t>
      </w:r>
      <w:r>
        <w:t xml:space="preserve">2019 and </w:t>
      </w:r>
      <w:r w:rsidRPr="007C59B6">
        <w:t xml:space="preserve">2020. </w:t>
      </w:r>
      <w:r>
        <w:t>Within each year, l</w:t>
      </w:r>
      <w:r w:rsidRPr="007C59B6">
        <w:t xml:space="preserve">etters indicate significant differences based on total ANPP (woody + herbaceous) at p </w:t>
      </w:r>
      <w:r>
        <w:t>&lt;</w:t>
      </w:r>
      <w:r w:rsidRPr="007C59B6">
        <w:t xml:space="preserve"> 0.05. </w:t>
      </w:r>
      <w:r>
        <w:t xml:space="preserve">See Table 1 for definition of treatments.  </w:t>
      </w:r>
    </w:p>
    <w:p w14:paraId="1353475E" w14:textId="77777777" w:rsidR="00C11B30" w:rsidRDefault="00C11B30" w:rsidP="00C11B30">
      <w:pPr>
        <w:rPr>
          <w:b/>
        </w:rPr>
      </w:pPr>
    </w:p>
    <w:p w14:paraId="7CE5A9AD" w14:textId="57487462" w:rsidR="00C11B30" w:rsidDel="000368D9" w:rsidRDefault="00C11B30" w:rsidP="0074022B">
      <w:pPr>
        <w:spacing w:line="480" w:lineRule="auto"/>
        <w:rPr>
          <w:del w:id="841" w:author="Author"/>
          <w:b/>
        </w:rPr>
      </w:pPr>
      <w:del w:id="842" w:author="Author">
        <w:r w:rsidDel="000368D9">
          <w:rPr>
            <w:noProof/>
          </w:rPr>
          <w:drawing>
            <wp:inline distT="0" distB="0" distL="0" distR="0" wp14:anchorId="737A99D9" wp14:editId="416D0B93">
              <wp:extent cx="2743200" cy="22860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woodygraph.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Del="000368D9">
          <w:rPr>
            <w:b/>
            <w:noProof/>
          </w:rPr>
          <w:drawing>
            <wp:inline distT="0" distB="0" distL="0" distR="0" wp14:anchorId="0F61D60E" wp14:editId="375D8DC9">
              <wp:extent cx="2743200" cy="2331720"/>
              <wp:effectExtent l="0" t="0" r="0" b="508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rassgrap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2331720"/>
                      </a:xfrm>
                      <a:prstGeom prst="rect">
                        <a:avLst/>
                      </a:prstGeom>
                    </pic:spPr>
                  </pic:pic>
                </a:graphicData>
              </a:graphic>
            </wp:inline>
          </w:drawing>
        </w:r>
        <w:r w:rsidDel="000368D9">
          <w:rPr>
            <w:b/>
            <w:noProof/>
          </w:rPr>
          <w:drawing>
            <wp:inline distT="0" distB="0" distL="0" distR="0" wp14:anchorId="1B15226D" wp14:editId="14D6713D">
              <wp:extent cx="2743200" cy="22860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anicumgrap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Del="000368D9">
          <w:rPr>
            <w:b/>
            <w:noProof/>
          </w:rPr>
          <w:drawing>
            <wp:inline distT="0" distB="0" distL="0" distR="0" wp14:anchorId="01C2E923" wp14:editId="2D768B21">
              <wp:extent cx="2743200" cy="2286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itter char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Del="000368D9">
          <w:rPr>
            <w:b/>
            <w:noProof/>
          </w:rPr>
          <w:drawing>
            <wp:inline distT="0" distB="0" distL="0" distR="0" wp14:anchorId="37C4394C" wp14:editId="7DD6EDF3">
              <wp:extent cx="2743200" cy="2286000"/>
              <wp:effectExtent l="0" t="0" r="0" b="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forbgra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Del="000368D9">
          <w:rPr>
            <w:b/>
            <w:noProof/>
          </w:rPr>
          <w:drawing>
            <wp:inline distT="0" distB="0" distL="0" distR="0" wp14:anchorId="39737F36" wp14:editId="1EE3FEE1">
              <wp:extent cx="2743200" cy="22860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legumegrap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del>
    </w:p>
    <w:p w14:paraId="54122697" w14:textId="06013054" w:rsidR="00C11B30" w:rsidDel="000368D9" w:rsidRDefault="00C11B30" w:rsidP="0074022B">
      <w:pPr>
        <w:spacing w:line="480" w:lineRule="auto"/>
        <w:rPr>
          <w:del w:id="843" w:author="Author"/>
          <w:b/>
        </w:rPr>
      </w:pPr>
      <w:del w:id="844" w:author="Author">
        <w:r w:rsidRPr="007C59B6" w:rsidDel="000368D9">
          <w:rPr>
            <w:b/>
          </w:rPr>
          <w:delText xml:space="preserve">Figure </w:delText>
        </w:r>
        <w:r w:rsidDel="000368D9">
          <w:rPr>
            <w:b/>
          </w:rPr>
          <w:delText>2</w:delText>
        </w:r>
        <w:r w:rsidRPr="007C59B6" w:rsidDel="000368D9">
          <w:rPr>
            <w:b/>
          </w:rPr>
          <w:delText xml:space="preserve"> </w:delText>
        </w:r>
        <w:r w:rsidRPr="007C59B6" w:rsidDel="000368D9">
          <w:delText xml:space="preserve">Changes in </w:delText>
        </w:r>
        <w:r w:rsidDel="000368D9">
          <w:delText xml:space="preserve">plant </w:delText>
        </w:r>
        <w:r w:rsidRPr="007C59B6" w:rsidDel="000368D9">
          <w:delText xml:space="preserve">functional group coverage </w:delText>
        </w:r>
        <w:r w:rsidDel="000368D9">
          <w:delText xml:space="preserve">(%) </w:delText>
        </w:r>
        <w:r w:rsidRPr="007C59B6" w:rsidDel="000368D9">
          <w:delText>during the 2019 and 2020 growing seasons for the eight sampled treatments</w:delText>
        </w:r>
        <w:r w:rsidDel="000368D9">
          <w:delText xml:space="preserve"> at the FHRA</w:delText>
        </w:r>
        <w:r w:rsidRPr="007C59B6" w:rsidDel="000368D9">
          <w:delText>.</w:delText>
        </w:r>
        <w:r w:rsidDel="000368D9">
          <w:delText xml:space="preserve"> See Table 1 for definition of treatments</w:delText>
        </w:r>
      </w:del>
    </w:p>
    <w:p w14:paraId="268FCD8C" w14:textId="574AEA3C" w:rsidR="00C11B30" w:rsidDel="0074022B" w:rsidRDefault="00C11B30" w:rsidP="0074022B">
      <w:pPr>
        <w:spacing w:line="480" w:lineRule="auto"/>
        <w:rPr>
          <w:del w:id="845" w:author="Author"/>
          <w:b/>
        </w:rPr>
      </w:pPr>
      <w:del w:id="846" w:author="Author">
        <w:r w:rsidRPr="007C59B6" w:rsidDel="0074022B">
          <w:rPr>
            <w:b/>
            <w:noProof/>
          </w:rPr>
          <w:drawing>
            <wp:inline distT="0" distB="0" distL="0" distR="0" wp14:anchorId="528A5867" wp14:editId="0ED6F888">
              <wp:extent cx="2743200" cy="2286000"/>
              <wp:effectExtent l="0" t="0" r="0"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brair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74022B">
          <w:rPr>
            <w:b/>
            <w:noProof/>
          </w:rPr>
          <w:drawing>
            <wp:inline distT="0" distB="0" distL="0" distR="0" wp14:anchorId="43F7CE0D" wp14:editId="73527801">
              <wp:extent cx="2743200" cy="2286000"/>
              <wp:effectExtent l="0" t="0" r="0"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winged elm grap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del>
      <w:ins w:id="847" w:author="Author">
        <w:del w:id="848" w:author="Author">
          <w:r w:rsidR="000368D9" w:rsidRPr="007C59B6" w:rsidDel="0074022B">
            <w:rPr>
              <w:b/>
              <w:noProof/>
            </w:rPr>
            <w:drawing>
              <wp:inline distT="0" distB="0" distL="0" distR="0" wp14:anchorId="0513492A" wp14:editId="34E4EE54">
                <wp:extent cx="2743200" cy="2286000"/>
                <wp:effectExtent l="0" t="0" r="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del>
      </w:ins>
      <w:del w:id="849" w:author="Author">
        <w:r w:rsidRPr="007C59B6" w:rsidDel="0074022B">
          <w:rPr>
            <w:b/>
            <w:noProof/>
          </w:rPr>
          <w:drawing>
            <wp:inline distT="0" distB="0" distL="0" distR="0" wp14:anchorId="2212BB46" wp14:editId="7008EEFD">
              <wp:extent cx="2743200" cy="22860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ost oak grap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0368D9">
          <w:rPr>
            <w:b/>
            <w:noProof/>
          </w:rPr>
          <w:drawing>
            <wp:inline distT="0" distB="0" distL="0" distR="0" wp14:anchorId="0142CDA2" wp14:editId="7AD77366">
              <wp:extent cx="2743200" cy="22860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del>
    </w:p>
    <w:p w14:paraId="75CD3C76" w14:textId="410D4358" w:rsidR="00C11B30" w:rsidDel="0074022B" w:rsidRDefault="00C11B30" w:rsidP="0074022B">
      <w:pPr>
        <w:spacing w:line="480" w:lineRule="auto"/>
        <w:rPr>
          <w:del w:id="850" w:author="Author"/>
          <w:b/>
        </w:rPr>
      </w:pPr>
    </w:p>
    <w:p w14:paraId="5D957B71" w14:textId="77777777" w:rsidR="00C11B30" w:rsidDel="0074022B" w:rsidRDefault="00C11B30" w:rsidP="0074022B">
      <w:pPr>
        <w:spacing w:line="480" w:lineRule="auto"/>
        <w:rPr>
          <w:del w:id="851" w:author="Author"/>
          <w:b/>
        </w:rPr>
      </w:pPr>
    </w:p>
    <w:p w14:paraId="6097AF1A" w14:textId="77777777" w:rsidR="00C11B30" w:rsidRDefault="00C11B30">
      <w:pPr>
        <w:spacing w:line="480" w:lineRule="auto"/>
        <w:rPr>
          <w:b/>
        </w:rPr>
        <w:pPrChange w:id="852" w:author="Author">
          <w:pPr/>
        </w:pPrChange>
      </w:pPr>
    </w:p>
    <w:p w14:paraId="36255DC0" w14:textId="3F167B80" w:rsidR="00C11B30" w:rsidRDefault="000368D9" w:rsidP="00C11B30">
      <w:del w:id="853" w:author="Author">
        <w:r w:rsidRPr="007C59B6" w:rsidDel="000368D9">
          <w:rPr>
            <w:b/>
            <w:noProof/>
          </w:rPr>
          <w:lastRenderedPageBreak/>
          <w:drawing>
            <wp:anchor distT="0" distB="0" distL="114300" distR="114300" simplePos="0" relativeHeight="251661312" behindDoc="0" locked="0" layoutInCell="1" allowOverlap="1" wp14:anchorId="6B18D01D" wp14:editId="5C8CA1C2">
              <wp:simplePos x="0" y="0"/>
              <wp:positionH relativeFrom="column">
                <wp:posOffset>1227636</wp:posOffset>
              </wp:positionH>
              <wp:positionV relativeFrom="paragraph">
                <wp:posOffset>4889228</wp:posOffset>
              </wp:positionV>
              <wp:extent cx="2743200" cy="2286000"/>
              <wp:effectExtent l="0" t="0" r="0" b="0"/>
              <wp:wrapSquare wrapText="bothSides"/>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umac graph.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14:sizeRelH relativeFrom="page">
                <wp14:pctWidth>0</wp14:pctWidth>
              </wp14:sizeRelH>
              <wp14:sizeRelV relativeFrom="page">
                <wp14:pctHeight>0</wp14:pctHeight>
              </wp14:sizeRelV>
            </wp:anchor>
          </w:drawing>
        </w:r>
      </w:del>
    </w:p>
    <w:p w14:paraId="292DBEB8" w14:textId="521B9539" w:rsidR="00C11B30" w:rsidDel="000368D9" w:rsidRDefault="00C11B30" w:rsidP="00C11B30">
      <w:pPr>
        <w:spacing w:line="480" w:lineRule="auto"/>
        <w:rPr>
          <w:del w:id="854" w:author="Author"/>
          <w:b/>
        </w:rPr>
      </w:pPr>
      <w:del w:id="855" w:author="Author">
        <w:r w:rsidRPr="007C59B6" w:rsidDel="000368D9">
          <w:rPr>
            <w:b/>
            <w:noProof/>
          </w:rPr>
          <w:drawing>
            <wp:inline distT="0" distB="0" distL="0" distR="0" wp14:anchorId="277CAB0D" wp14:editId="07389A74">
              <wp:extent cx="2743200" cy="22860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brair graph.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0368D9">
          <w:rPr>
            <w:b/>
            <w:noProof/>
          </w:rPr>
          <w:drawing>
            <wp:inline distT="0" distB="0" distL="0" distR="0" wp14:anchorId="3F4E031E" wp14:editId="2058188D">
              <wp:extent cx="2743200" cy="228600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winged elm grap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0368D9">
          <w:rPr>
            <w:b/>
            <w:noProof/>
          </w:rPr>
          <w:drawing>
            <wp:inline distT="0" distB="0" distL="0" distR="0" wp14:anchorId="0D1A360B" wp14:editId="65911067">
              <wp:extent cx="2743200" cy="22860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ost oak graph.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0368D9">
          <w:rPr>
            <w:b/>
            <w:noProof/>
          </w:rPr>
          <w:drawing>
            <wp:inline distT="0" distB="0" distL="0" distR="0" wp14:anchorId="7D7F3451" wp14:editId="1F9D81A0">
              <wp:extent cx="2743200" cy="22860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beauty berry graph.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del>
    </w:p>
    <w:p w14:paraId="5AFA69FD" w14:textId="7AA9610D" w:rsidR="00C11B30" w:rsidDel="000368D9" w:rsidRDefault="00C11B30" w:rsidP="00C11B30">
      <w:pPr>
        <w:spacing w:line="480" w:lineRule="auto"/>
        <w:rPr>
          <w:del w:id="856" w:author="Author"/>
          <w:b/>
        </w:rPr>
      </w:pPr>
    </w:p>
    <w:p w14:paraId="53C1043F" w14:textId="07027257" w:rsidR="00C11B30" w:rsidRDefault="000368D9" w:rsidP="00C11B30">
      <w:pPr>
        <w:spacing w:line="480" w:lineRule="auto"/>
        <w:rPr>
          <w:b/>
        </w:rPr>
      </w:pPr>
      <w:ins w:id="857" w:author="Author">
        <w:r>
          <w:rPr>
            <w:b/>
            <w:noProof/>
          </w:rPr>
          <w:drawing>
            <wp:inline distT="0" distB="0" distL="0" distR="0" wp14:anchorId="3D3F5380" wp14:editId="41484976">
              <wp:extent cx="2743200" cy="22860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beautyberrygraph.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090D243A" wp14:editId="3F63B241">
              <wp:extent cx="2743200" cy="22860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wingedelmgrap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4890CAD5" wp14:editId="070D65F6">
              <wp:extent cx="2743200" cy="2286000"/>
              <wp:effectExtent l="0" t="0" r="0"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ostoakgrap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b/>
            <w:noProof/>
          </w:rPr>
          <w:drawing>
            <wp:inline distT="0" distB="0" distL="0" distR="0" wp14:anchorId="03E934CC" wp14:editId="1997D80E">
              <wp:extent cx="2743200" cy="22860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greenbriargraph.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ins>
    </w:p>
    <w:p w14:paraId="2ECCCFF6" w14:textId="6033C863" w:rsidR="00C11B30" w:rsidRDefault="000368D9" w:rsidP="00C11B30">
      <w:pPr>
        <w:spacing w:line="480" w:lineRule="auto"/>
        <w:rPr>
          <w:b/>
        </w:rPr>
      </w:pPr>
      <w:ins w:id="858" w:author="Author">
        <w:r>
          <w:rPr>
            <w:b/>
            <w:noProof/>
          </w:rPr>
          <w:drawing>
            <wp:inline distT="0" distB="0" distL="0" distR="0" wp14:anchorId="3D9B7733" wp14:editId="04633250">
              <wp:extent cx="2743200" cy="22860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umacgraph.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ins>
    </w:p>
    <w:p w14:paraId="0252D980" w14:textId="16C228E8" w:rsidR="00C11B30" w:rsidDel="0074022B" w:rsidRDefault="00C11B30" w:rsidP="00C11B30">
      <w:pPr>
        <w:spacing w:line="480" w:lineRule="auto"/>
        <w:rPr>
          <w:del w:id="859" w:author="Author"/>
          <w:b/>
        </w:rPr>
      </w:pPr>
    </w:p>
    <w:p w14:paraId="3F6EC1C4" w14:textId="77777777" w:rsidR="00C11B30" w:rsidDel="0074022B" w:rsidRDefault="00C11B30" w:rsidP="00C11B30">
      <w:pPr>
        <w:rPr>
          <w:del w:id="860" w:author="Author"/>
          <w:b/>
        </w:rPr>
      </w:pPr>
    </w:p>
    <w:p w14:paraId="170C53E0" w14:textId="6928A860" w:rsidR="00C11B30" w:rsidDel="0074022B" w:rsidRDefault="00C11B30" w:rsidP="00C11B30">
      <w:pPr>
        <w:rPr>
          <w:del w:id="861" w:author="Author"/>
          <w:b/>
        </w:rPr>
      </w:pPr>
    </w:p>
    <w:p w14:paraId="4EFA706C" w14:textId="58CA5E2D" w:rsidR="00C11B30" w:rsidDel="0074022B" w:rsidRDefault="00C11B30" w:rsidP="00C11B30">
      <w:pPr>
        <w:rPr>
          <w:del w:id="862" w:author="Author"/>
          <w:b/>
        </w:rPr>
      </w:pPr>
    </w:p>
    <w:p w14:paraId="78B7B3FA" w14:textId="0B54CCFB" w:rsidR="00C11B30" w:rsidDel="0074022B" w:rsidRDefault="00C11B30" w:rsidP="00C11B30">
      <w:pPr>
        <w:rPr>
          <w:del w:id="863" w:author="Author"/>
          <w:b/>
        </w:rPr>
      </w:pPr>
    </w:p>
    <w:p w14:paraId="3A80685E" w14:textId="206B4007" w:rsidR="00C11B30" w:rsidDel="0074022B" w:rsidRDefault="00C11B30" w:rsidP="00C11B30">
      <w:pPr>
        <w:rPr>
          <w:del w:id="864" w:author="Author"/>
          <w:b/>
        </w:rPr>
      </w:pPr>
    </w:p>
    <w:p w14:paraId="6B30C360" w14:textId="09EA98EE" w:rsidR="00C11B30" w:rsidDel="0074022B" w:rsidRDefault="00C11B30" w:rsidP="00C11B30">
      <w:pPr>
        <w:rPr>
          <w:del w:id="865" w:author="Author"/>
          <w:b/>
        </w:rPr>
      </w:pPr>
    </w:p>
    <w:p w14:paraId="48C422ED" w14:textId="4118AC9B" w:rsidR="00C11B30" w:rsidDel="00435937" w:rsidRDefault="00C11B30" w:rsidP="00C11B30">
      <w:pPr>
        <w:rPr>
          <w:del w:id="866" w:author="Author"/>
        </w:rPr>
      </w:pPr>
    </w:p>
    <w:p w14:paraId="11AB4B76" w14:textId="77777777" w:rsidR="00C11B30" w:rsidRDefault="00C11B30" w:rsidP="00C11B30"/>
    <w:p w14:paraId="0115606C" w14:textId="61EDBEB1" w:rsidR="00C11B30" w:rsidDel="0074022B" w:rsidRDefault="00C11B30" w:rsidP="00C11B30">
      <w:pPr>
        <w:rPr>
          <w:del w:id="867" w:author="Author"/>
          <w:b/>
        </w:rPr>
      </w:pPr>
      <w:r w:rsidRPr="007C59B6">
        <w:rPr>
          <w:b/>
        </w:rPr>
        <w:t xml:space="preserve">Figure </w:t>
      </w:r>
      <w:ins w:id="868" w:author="Author">
        <w:r w:rsidR="00524E14">
          <w:rPr>
            <w:b/>
          </w:rPr>
          <w:t>2</w:t>
        </w:r>
      </w:ins>
      <w:del w:id="869" w:author="Author">
        <w:r w:rsidDel="00524E14">
          <w:rPr>
            <w:b/>
          </w:rPr>
          <w:delText>3</w:delText>
        </w:r>
      </w:del>
      <w:r>
        <w:rPr>
          <w:b/>
        </w:rPr>
        <w:t xml:space="preserve"> </w:t>
      </w:r>
      <w:r>
        <w:t>C</w:t>
      </w:r>
      <w:r w:rsidRPr="007C59B6">
        <w:t>rude protein</w:t>
      </w:r>
      <w:ins w:id="870" w:author="Author">
        <w:r w:rsidR="00DD2246">
          <w:t xml:space="preserve"> (CP)</w:t>
        </w:r>
      </w:ins>
      <w:r w:rsidRPr="007C59B6">
        <w:t xml:space="preserve"> concentration</w:t>
      </w:r>
      <w:r>
        <w:t xml:space="preserve"> for woody species</w:t>
      </w:r>
      <w:r w:rsidRPr="007C59B6">
        <w:t xml:space="preserve"> throughout the 2020 growing season</w:t>
      </w:r>
      <w:r>
        <w:t xml:space="preserve"> at the FHRA</w:t>
      </w:r>
      <w:r w:rsidRPr="007C59B6">
        <w:t xml:space="preserve">. </w:t>
      </w:r>
      <w:r>
        <w:t xml:space="preserve">See Table 1 for definition of treatments.  </w:t>
      </w:r>
    </w:p>
    <w:p w14:paraId="1C1D6471" w14:textId="68FFBC88" w:rsidR="00C11B30" w:rsidDel="0074022B" w:rsidRDefault="00C11B30" w:rsidP="008A4168">
      <w:pPr>
        <w:spacing w:line="480" w:lineRule="auto"/>
        <w:rPr>
          <w:del w:id="871" w:author="Author"/>
          <w:b/>
        </w:rPr>
      </w:pPr>
    </w:p>
    <w:p w14:paraId="1026C0A0" w14:textId="4675666B" w:rsidR="00C11B30" w:rsidRPr="0040468E" w:rsidRDefault="00C11B30" w:rsidP="00C11B30"/>
    <w:p w14:paraId="7F9FFAF5" w14:textId="6020909D" w:rsidR="00DD2246" w:rsidRDefault="00C11B30" w:rsidP="00C11B30">
      <w:pPr>
        <w:rPr>
          <w:ins w:id="872" w:author="Author"/>
          <w:b/>
        </w:rPr>
      </w:pPr>
      <w:del w:id="873" w:author="Author">
        <w:r w:rsidRPr="007C59B6" w:rsidDel="00DD2246">
          <w:rPr>
            <w:b/>
            <w:noProof/>
          </w:rPr>
          <w:lastRenderedPageBreak/>
          <w:drawing>
            <wp:inline distT="0" distB="0" distL="0" distR="0" wp14:anchorId="05C05DF9" wp14:editId="5D1191F6">
              <wp:extent cx="2743200" cy="22860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sericia grap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DD2246">
          <w:rPr>
            <w:b/>
            <w:noProof/>
          </w:rPr>
          <w:drawing>
            <wp:inline distT="0" distB="0" distL="0" distR="0" wp14:anchorId="5654496A" wp14:editId="30867FFC">
              <wp:extent cx="2743200" cy="2286000"/>
              <wp:effectExtent l="0" t="0" r="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desmodium grap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DD2246">
          <w:rPr>
            <w:b/>
            <w:noProof/>
          </w:rPr>
          <w:drawing>
            <wp:inline distT="0" distB="0" distL="0" distR="0" wp14:anchorId="34450552" wp14:editId="55009A95">
              <wp:extent cx="2743200" cy="2286000"/>
              <wp:effectExtent l="0" t="0" r="0"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slenderlez graph.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DD2246">
          <w:rPr>
            <w:b/>
            <w:noProof/>
          </w:rPr>
          <w:drawing>
            <wp:inline distT="0" distB="0" distL="0" distR="0" wp14:anchorId="6677ABE3" wp14:editId="4E8A1E5B">
              <wp:extent cx="2743200" cy="2286000"/>
              <wp:effectExtent l="0" t="0" r="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artridge pea grap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Pr="007C59B6" w:rsidDel="00DD2246">
          <w:rPr>
            <w:b/>
            <w:noProof/>
          </w:rPr>
          <w:drawing>
            <wp:inline distT="0" distB="0" distL="0" distR="0" wp14:anchorId="46EBC1C6" wp14:editId="64105C60">
              <wp:extent cx="2743200" cy="22860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anicum grap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del>
      <w:ins w:id="874" w:author="Author">
        <w:r w:rsidR="00DD2246">
          <w:rPr>
            <w:b/>
            <w:noProof/>
          </w:rPr>
          <w:drawing>
            <wp:inline distT="0" distB="0" distL="0" distR="0" wp14:anchorId="50A5B98F" wp14:editId="49E19315">
              <wp:extent cx="2743200" cy="2286000"/>
              <wp:effectExtent l="0" t="0" r="0"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grassgrap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00DD2246">
          <w:rPr>
            <w:b/>
            <w:noProof/>
          </w:rPr>
          <w:drawing>
            <wp:inline distT="0" distB="0" distL="0" distR="0" wp14:anchorId="1EA8B6C2" wp14:editId="1AF770CB">
              <wp:extent cx="2743200" cy="2286000"/>
              <wp:effectExtent l="0" t="0" r="0"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slenderlezgrap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00DD2246">
          <w:rPr>
            <w:b/>
            <w:noProof/>
          </w:rPr>
          <w:drawing>
            <wp:inline distT="0" distB="0" distL="0" distR="0" wp14:anchorId="6DADE946" wp14:editId="4816E3A8">
              <wp:extent cx="2743200" cy="2286000"/>
              <wp:effectExtent l="0" t="0" r="0"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artridgepe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sidR="00DD2246">
          <w:rPr>
            <w:b/>
            <w:noProof/>
          </w:rPr>
          <w:drawing>
            <wp:inline distT="0" distB="0" distL="0" distR="0" wp14:anchorId="5C58D031" wp14:editId="5FA70348">
              <wp:extent cx="2743200" cy="2286000"/>
              <wp:effectExtent l="0" t="0" r="0"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anicumgrap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ins>
    </w:p>
    <w:p w14:paraId="763A1046" w14:textId="77777777" w:rsidR="00DD2246" w:rsidRDefault="00DD2246" w:rsidP="00C11B30">
      <w:pPr>
        <w:rPr>
          <w:ins w:id="875" w:author="Author"/>
          <w:b/>
        </w:rPr>
      </w:pPr>
    </w:p>
    <w:p w14:paraId="618ECD21" w14:textId="36D49B68" w:rsidR="00DD2246" w:rsidRDefault="00DD2246" w:rsidP="00C11B30">
      <w:pPr>
        <w:rPr>
          <w:ins w:id="876" w:author="Author"/>
        </w:rPr>
      </w:pPr>
      <w:ins w:id="877" w:author="Author">
        <w:r>
          <w:rPr>
            <w:noProof/>
          </w:rPr>
          <w:drawing>
            <wp:inline distT="0" distB="0" distL="0" distR="0" wp14:anchorId="466748F7" wp14:editId="0E1D703E">
              <wp:extent cx="2743200" cy="22860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desmodiumgraph.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r>
          <w:rPr>
            <w:noProof/>
          </w:rPr>
          <w:drawing>
            <wp:inline distT="0" distB="0" distL="0" distR="0" wp14:anchorId="155AAEE3" wp14:editId="52F40697">
              <wp:extent cx="2743200" cy="22860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ericiagraph.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3200" cy="2286000"/>
                      </a:xfrm>
                      <a:prstGeom prst="rect">
                        <a:avLst/>
                      </a:prstGeom>
                    </pic:spPr>
                  </pic:pic>
                </a:graphicData>
              </a:graphic>
            </wp:inline>
          </w:drawing>
        </w:r>
      </w:ins>
    </w:p>
    <w:p w14:paraId="183C1194" w14:textId="331F40B9" w:rsidR="00DD2246" w:rsidRDefault="00DD2246" w:rsidP="00C11B30">
      <w:pPr>
        <w:rPr>
          <w:ins w:id="878" w:author="Author"/>
        </w:rPr>
      </w:pPr>
    </w:p>
    <w:p w14:paraId="4DA5C8E3" w14:textId="77777777" w:rsidR="00DD2246" w:rsidRDefault="00DD2246" w:rsidP="00C11B30">
      <w:pPr>
        <w:rPr>
          <w:ins w:id="879" w:author="Author"/>
        </w:rPr>
      </w:pPr>
    </w:p>
    <w:p w14:paraId="39B878C4" w14:textId="18F3898B" w:rsidR="00C11B30" w:rsidRDefault="00DD2246" w:rsidP="00C11B30">
      <w:pPr>
        <w:rPr>
          <w:b/>
        </w:rPr>
      </w:pPr>
      <w:r w:rsidRPr="00613791">
        <w:rPr>
          <w:b/>
        </w:rPr>
        <w:t xml:space="preserve">Figure </w:t>
      </w:r>
      <w:ins w:id="880" w:author="Author">
        <w:r w:rsidR="00524E14">
          <w:rPr>
            <w:b/>
          </w:rPr>
          <w:t>3</w:t>
        </w:r>
      </w:ins>
      <w:del w:id="881" w:author="Author">
        <w:r w:rsidRPr="00613791" w:rsidDel="00524E14">
          <w:rPr>
            <w:b/>
          </w:rPr>
          <w:delText>4</w:delText>
        </w:r>
      </w:del>
      <w:r>
        <w:rPr>
          <w:b/>
        </w:rPr>
        <w:t xml:space="preserve"> </w:t>
      </w:r>
      <w:r w:rsidRPr="00613791">
        <w:t>Crude pro</w:t>
      </w:r>
      <w:r w:rsidR="00C11B30" w:rsidRPr="00613791">
        <w:t>tein</w:t>
      </w:r>
      <w:ins w:id="882" w:author="Author">
        <w:r>
          <w:t xml:space="preserve"> (CP)</w:t>
        </w:r>
      </w:ins>
      <w:r w:rsidR="00C11B30" w:rsidRPr="007C59B6">
        <w:t xml:space="preserve"> concentration for </w:t>
      </w:r>
      <w:r w:rsidR="00C11B30">
        <w:t>herbaceous plants</w:t>
      </w:r>
      <w:r w:rsidR="00C11B30" w:rsidRPr="007C59B6">
        <w:t xml:space="preserve"> throughout the 2020 growing seaso</w:t>
      </w:r>
      <w:r w:rsidR="00C11B30">
        <w:t>n at the FHRA. Big bluestem and panicum are grasses and</w:t>
      </w:r>
      <w:r w:rsidR="00C11B30" w:rsidRPr="007C59B6">
        <w:t xml:space="preserve"> </w:t>
      </w:r>
      <w:proofErr w:type="spellStart"/>
      <w:r w:rsidR="00C11B30">
        <w:t>sericea</w:t>
      </w:r>
      <w:proofErr w:type="spellEnd"/>
      <w:r w:rsidR="00C11B30">
        <w:t xml:space="preserve"> lespedeza, </w:t>
      </w:r>
      <w:proofErr w:type="spellStart"/>
      <w:r w:rsidR="00C11B30" w:rsidRPr="00A10E24">
        <w:rPr>
          <w:i/>
        </w:rPr>
        <w:t>Desmodium</w:t>
      </w:r>
      <w:proofErr w:type="spellEnd"/>
      <w:r w:rsidR="00C11B30" w:rsidRPr="00A10E24">
        <w:rPr>
          <w:i/>
        </w:rPr>
        <w:t xml:space="preserve"> </w:t>
      </w:r>
      <w:r w:rsidR="00C11B30">
        <w:t xml:space="preserve">spp. slender lespedeza and partridge pea are legumes. See Table 1 for definition of treatments.  </w:t>
      </w:r>
    </w:p>
    <w:p w14:paraId="74FDCB58" w14:textId="77777777" w:rsidR="00C11B30" w:rsidRDefault="00C11B30" w:rsidP="00C11B30">
      <w:pPr>
        <w:spacing w:line="480" w:lineRule="auto"/>
      </w:pPr>
    </w:p>
    <w:p w14:paraId="476EEE7F" w14:textId="77777777" w:rsidR="00C11B30" w:rsidRDefault="00C11B30" w:rsidP="00C11B30">
      <w:pPr>
        <w:jc w:val="center"/>
        <w:sectPr w:rsidR="00C11B30" w:rsidSect="00435937">
          <w:pgSz w:w="12240" w:h="15840"/>
          <w:pgMar w:top="1440" w:right="1440" w:bottom="1440" w:left="2160" w:header="720" w:footer="720" w:gutter="0"/>
          <w:lnNumType w:countBy="1" w:restart="continuous"/>
          <w:cols w:space="720"/>
          <w:docGrid w:linePitch="360"/>
        </w:sectPr>
      </w:pPr>
    </w:p>
    <w:p w14:paraId="0C115641" w14:textId="77777777" w:rsidR="00C11B30" w:rsidRPr="008A4168" w:rsidRDefault="00C11B30" w:rsidP="008A4168">
      <w:pPr>
        <w:spacing w:line="480" w:lineRule="auto"/>
        <w:rPr>
          <w:b/>
        </w:rPr>
      </w:pPr>
    </w:p>
    <w:sectPr w:rsidR="00C11B30" w:rsidRPr="008A4168" w:rsidSect="00073C2F">
      <w:pgSz w:w="12240" w:h="15840"/>
      <w:pgMar w:top="1440" w:right="1440" w:bottom="28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19" w:author="Author" w:initials="A">
    <w:p w14:paraId="31B93EB6" w14:textId="0545A036" w:rsidR="00774079" w:rsidRDefault="00774079">
      <w:pPr>
        <w:pStyle w:val="CommentText"/>
      </w:pPr>
      <w:r>
        <w:rPr>
          <w:rStyle w:val="CommentReference"/>
        </w:rPr>
        <w:annotationRef/>
      </w:r>
      <w:r>
        <w:t xml:space="preserve">Changed all </w:t>
      </w:r>
      <w:r w:rsidR="005B26A9">
        <w:t>references</w:t>
      </w:r>
      <w:r>
        <w:t xml:space="preserve"> to acronym for showy partridge pea to SHP, to avoid confusion when referencing groups of plant species (I.e</w:t>
      </w:r>
      <w:r w:rsidRPr="00774079">
        <w:rPr>
          <w:i/>
        </w:rPr>
        <w:t>. Quercus</w:t>
      </w:r>
      <w:r>
        <w:t xml:space="preserve"> spp.)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B93EB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BE3B5" w16cex:dateUtc="2023-03-27T14:43:00Z"/>
  <w16cex:commentExtensible w16cex:durableId="27CBE4CE" w16cex:dateUtc="2023-03-27T14:47:00Z"/>
  <w16cex:commentExtensible w16cex:durableId="27CBE574" w16cex:dateUtc="2023-03-27T14:50:00Z"/>
  <w16cex:commentExtensible w16cex:durableId="27CBEA70" w16cex:dateUtc="2023-03-27T15:12:00Z"/>
  <w16cex:commentExtensible w16cex:durableId="27CBEC64" w16cex:dateUtc="2023-03-27T15:20:00Z"/>
  <w16cex:commentExtensible w16cex:durableId="27CC17C1" w16cex:dateUtc="2023-03-27T18:25:00Z"/>
  <w16cex:commentExtensible w16cex:durableId="27CC1FA2" w16cex:dateUtc="2023-03-27T18:58:00Z"/>
  <w16cex:commentExtensible w16cex:durableId="27CC1C26" w16cex:dateUtc="2023-03-27T18:44:00Z"/>
  <w16cex:commentExtensible w16cex:durableId="27CC2096" w16cex:dateUtc="2023-03-27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B93EB6" w16cid:durableId="27B987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B3E509" w14:textId="77777777" w:rsidR="0014650F" w:rsidRDefault="0014650F" w:rsidP="0040468E">
      <w:r>
        <w:separator/>
      </w:r>
    </w:p>
  </w:endnote>
  <w:endnote w:type="continuationSeparator" w:id="0">
    <w:p w14:paraId="4C956E7E" w14:textId="77777777" w:rsidR="0014650F" w:rsidRDefault="0014650F" w:rsidP="0040468E">
      <w:r>
        <w:continuationSeparator/>
      </w:r>
    </w:p>
  </w:endnote>
  <w:endnote w:type="continuationNotice" w:id="1">
    <w:p w14:paraId="30BD284B" w14:textId="77777777" w:rsidR="0014650F" w:rsidRDefault="00146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New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13730776"/>
      <w:docPartObj>
        <w:docPartGallery w:val="Page Numbers (Bottom of Page)"/>
        <w:docPartUnique/>
      </w:docPartObj>
    </w:sdtPr>
    <w:sdtEndPr>
      <w:rPr>
        <w:rStyle w:val="PageNumber"/>
      </w:rPr>
    </w:sdtEndPr>
    <w:sdtContent>
      <w:p w14:paraId="11621ABE" w14:textId="0E8AA98A"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5CC799" w14:textId="77777777" w:rsidR="00032926" w:rsidRDefault="00032926" w:rsidP="006137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79820321"/>
      <w:docPartObj>
        <w:docPartGallery w:val="Page Numbers (Bottom of Page)"/>
        <w:docPartUnique/>
      </w:docPartObj>
    </w:sdtPr>
    <w:sdtEndPr>
      <w:rPr>
        <w:rStyle w:val="PageNumber"/>
      </w:rPr>
    </w:sdtEndPr>
    <w:sdtContent>
      <w:p w14:paraId="62C8E356" w14:textId="6B901C5C"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27</w:t>
        </w:r>
        <w:r>
          <w:rPr>
            <w:rStyle w:val="PageNumber"/>
          </w:rPr>
          <w:fldChar w:fldCharType="end"/>
        </w:r>
      </w:p>
    </w:sdtContent>
  </w:sdt>
  <w:p w14:paraId="3E83D681" w14:textId="77777777" w:rsidR="00032926" w:rsidRDefault="00032926" w:rsidP="0061379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74197969"/>
      <w:docPartObj>
        <w:docPartGallery w:val="Page Numbers (Bottom of Page)"/>
        <w:docPartUnique/>
      </w:docPartObj>
    </w:sdtPr>
    <w:sdtEndPr>
      <w:rPr>
        <w:rStyle w:val="PageNumber"/>
      </w:rPr>
    </w:sdtEndPr>
    <w:sdtContent>
      <w:p w14:paraId="66911AE7" w14:textId="6DB64453" w:rsidR="00032926" w:rsidRDefault="00032926" w:rsidP="00E6690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43</w:t>
        </w:r>
        <w:r>
          <w:rPr>
            <w:rStyle w:val="PageNumber"/>
          </w:rPr>
          <w:fldChar w:fldCharType="end"/>
        </w:r>
      </w:p>
    </w:sdtContent>
  </w:sdt>
  <w:p w14:paraId="67C208A0" w14:textId="77777777" w:rsidR="00032926" w:rsidRDefault="00032926">
    <w:pPr>
      <w:pStyle w:val="Footer"/>
      <w:jc w:val="center"/>
    </w:pPr>
  </w:p>
  <w:p w14:paraId="19D1D3DE" w14:textId="77777777" w:rsidR="00032926" w:rsidRDefault="00032926" w:rsidP="00E669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7397410"/>
      <w:docPartObj>
        <w:docPartGallery w:val="Page Numbers (Bottom of Page)"/>
        <w:docPartUnique/>
      </w:docPartObj>
    </w:sdtPr>
    <w:sdtEndPr>
      <w:rPr>
        <w:rStyle w:val="PageNumber"/>
      </w:rPr>
    </w:sdtEndPr>
    <w:sdtContent>
      <w:p w14:paraId="288E13AE" w14:textId="77777777"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D95D360" w14:textId="77777777" w:rsidR="00032926" w:rsidRDefault="00032926" w:rsidP="00613791">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35838754"/>
      <w:docPartObj>
        <w:docPartGallery w:val="Page Numbers (Bottom of Page)"/>
        <w:docPartUnique/>
      </w:docPartObj>
    </w:sdtPr>
    <w:sdtEndPr>
      <w:rPr>
        <w:rStyle w:val="PageNumber"/>
      </w:rPr>
    </w:sdtEndPr>
    <w:sdtContent>
      <w:p w14:paraId="143EEB25" w14:textId="41659A84" w:rsidR="00032926" w:rsidRDefault="00032926" w:rsidP="006137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F7655">
          <w:rPr>
            <w:rStyle w:val="PageNumber"/>
            <w:noProof/>
          </w:rPr>
          <w:t>50</w:t>
        </w:r>
        <w:r>
          <w:rPr>
            <w:rStyle w:val="PageNumber"/>
          </w:rPr>
          <w:fldChar w:fldCharType="end"/>
        </w:r>
      </w:p>
    </w:sdtContent>
  </w:sdt>
  <w:p w14:paraId="4CCF95E6" w14:textId="77777777" w:rsidR="00032926" w:rsidRDefault="00032926" w:rsidP="006137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0001A" w14:textId="77777777" w:rsidR="0014650F" w:rsidRDefault="0014650F" w:rsidP="0040468E">
      <w:r>
        <w:separator/>
      </w:r>
    </w:p>
  </w:footnote>
  <w:footnote w:type="continuationSeparator" w:id="0">
    <w:p w14:paraId="06E8D665" w14:textId="77777777" w:rsidR="0014650F" w:rsidRDefault="0014650F" w:rsidP="0040468E">
      <w:r>
        <w:continuationSeparator/>
      </w:r>
    </w:p>
  </w:footnote>
  <w:footnote w:type="continuationNotice" w:id="1">
    <w:p w14:paraId="14575510" w14:textId="77777777" w:rsidR="0014650F" w:rsidRDefault="001465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4CCC" w14:textId="77777777" w:rsidR="00032926" w:rsidRDefault="000329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94495F"/>
    <w:multiLevelType w:val="hybridMultilevel"/>
    <w:tmpl w:val="1146F9FE"/>
    <w:lvl w:ilvl="0" w:tplc="3D4E694A">
      <w:start w:val="1"/>
      <w:numFmt w:val="decimal"/>
      <w:lvlText w:val="%1."/>
      <w:lvlJc w:val="left"/>
      <w:pPr>
        <w:ind w:left="1800" w:hanging="360"/>
      </w:pPr>
      <w:rPr>
        <w:rFonts w:hint="default"/>
        <w:sz w:val="24"/>
        <w:szCs w:val="24"/>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33214187"/>
    <w:multiLevelType w:val="hybridMultilevel"/>
    <w:tmpl w:val="1A1E5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removePersonalInformation/>
  <w:removeDateAndTime/>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772"/>
    <w:rsid w:val="000032B8"/>
    <w:rsid w:val="00004F4C"/>
    <w:rsid w:val="00005F43"/>
    <w:rsid w:val="000065E0"/>
    <w:rsid w:val="00007185"/>
    <w:rsid w:val="0001180C"/>
    <w:rsid w:val="000119D0"/>
    <w:rsid w:val="000149E6"/>
    <w:rsid w:val="00014A95"/>
    <w:rsid w:val="00015165"/>
    <w:rsid w:val="00016075"/>
    <w:rsid w:val="00017641"/>
    <w:rsid w:val="000212EE"/>
    <w:rsid w:val="00024C0F"/>
    <w:rsid w:val="000252B9"/>
    <w:rsid w:val="000265C2"/>
    <w:rsid w:val="000279BE"/>
    <w:rsid w:val="000321DA"/>
    <w:rsid w:val="00032902"/>
    <w:rsid w:val="00032926"/>
    <w:rsid w:val="00033D08"/>
    <w:rsid w:val="00035418"/>
    <w:rsid w:val="0003683D"/>
    <w:rsid w:val="000368D9"/>
    <w:rsid w:val="00040DF3"/>
    <w:rsid w:val="0004187E"/>
    <w:rsid w:val="00041F54"/>
    <w:rsid w:val="00050B8B"/>
    <w:rsid w:val="00050E93"/>
    <w:rsid w:val="00051895"/>
    <w:rsid w:val="00053D2F"/>
    <w:rsid w:val="00054BAC"/>
    <w:rsid w:val="00056652"/>
    <w:rsid w:val="00057D33"/>
    <w:rsid w:val="000609AD"/>
    <w:rsid w:val="000639D1"/>
    <w:rsid w:val="00070567"/>
    <w:rsid w:val="00073C0B"/>
    <w:rsid w:val="00073C2F"/>
    <w:rsid w:val="00080283"/>
    <w:rsid w:val="00084EAB"/>
    <w:rsid w:val="0008518C"/>
    <w:rsid w:val="000851A3"/>
    <w:rsid w:val="00086333"/>
    <w:rsid w:val="00090E61"/>
    <w:rsid w:val="00091A91"/>
    <w:rsid w:val="00092EDC"/>
    <w:rsid w:val="0009383B"/>
    <w:rsid w:val="00093870"/>
    <w:rsid w:val="0009666A"/>
    <w:rsid w:val="000A084D"/>
    <w:rsid w:val="000A0E23"/>
    <w:rsid w:val="000A23E0"/>
    <w:rsid w:val="000A36D6"/>
    <w:rsid w:val="000A5595"/>
    <w:rsid w:val="000A5C2D"/>
    <w:rsid w:val="000A5D1F"/>
    <w:rsid w:val="000B0772"/>
    <w:rsid w:val="000B1D23"/>
    <w:rsid w:val="000B41E8"/>
    <w:rsid w:val="000B634D"/>
    <w:rsid w:val="000B6919"/>
    <w:rsid w:val="000C1C57"/>
    <w:rsid w:val="000C6295"/>
    <w:rsid w:val="000C6BFB"/>
    <w:rsid w:val="000C760A"/>
    <w:rsid w:val="000D0464"/>
    <w:rsid w:val="000D17DA"/>
    <w:rsid w:val="000E0AF8"/>
    <w:rsid w:val="000E1ADE"/>
    <w:rsid w:val="000E256C"/>
    <w:rsid w:val="000E5311"/>
    <w:rsid w:val="000E613A"/>
    <w:rsid w:val="000F1D67"/>
    <w:rsid w:val="000F2203"/>
    <w:rsid w:val="000F22D1"/>
    <w:rsid w:val="000F2CE0"/>
    <w:rsid w:val="000F48F6"/>
    <w:rsid w:val="000F56FA"/>
    <w:rsid w:val="000F6BCE"/>
    <w:rsid w:val="00103DF5"/>
    <w:rsid w:val="00104FE6"/>
    <w:rsid w:val="00105458"/>
    <w:rsid w:val="00106753"/>
    <w:rsid w:val="00110466"/>
    <w:rsid w:val="001111A2"/>
    <w:rsid w:val="00113BF4"/>
    <w:rsid w:val="00115D9F"/>
    <w:rsid w:val="001169B1"/>
    <w:rsid w:val="0011717C"/>
    <w:rsid w:val="00117581"/>
    <w:rsid w:val="00122F3B"/>
    <w:rsid w:val="00130BB4"/>
    <w:rsid w:val="0013129D"/>
    <w:rsid w:val="001342D9"/>
    <w:rsid w:val="00136391"/>
    <w:rsid w:val="0013724D"/>
    <w:rsid w:val="00141FCE"/>
    <w:rsid w:val="00142FB6"/>
    <w:rsid w:val="0014650F"/>
    <w:rsid w:val="00151675"/>
    <w:rsid w:val="0015656D"/>
    <w:rsid w:val="0016224B"/>
    <w:rsid w:val="0016549D"/>
    <w:rsid w:val="00166A60"/>
    <w:rsid w:val="001722E0"/>
    <w:rsid w:val="00173173"/>
    <w:rsid w:val="001756A0"/>
    <w:rsid w:val="001758AC"/>
    <w:rsid w:val="001857CB"/>
    <w:rsid w:val="00186DA1"/>
    <w:rsid w:val="00192B7C"/>
    <w:rsid w:val="00197599"/>
    <w:rsid w:val="001A6AF7"/>
    <w:rsid w:val="001A6BC4"/>
    <w:rsid w:val="001B12A2"/>
    <w:rsid w:val="001B15E3"/>
    <w:rsid w:val="001B21F5"/>
    <w:rsid w:val="001B40FA"/>
    <w:rsid w:val="001B5783"/>
    <w:rsid w:val="001C186A"/>
    <w:rsid w:val="001C1C6E"/>
    <w:rsid w:val="001C37DF"/>
    <w:rsid w:val="001C5CAE"/>
    <w:rsid w:val="001D027E"/>
    <w:rsid w:val="001D523C"/>
    <w:rsid w:val="001D7472"/>
    <w:rsid w:val="001D7884"/>
    <w:rsid w:val="001E0C73"/>
    <w:rsid w:val="001E3369"/>
    <w:rsid w:val="001E64C3"/>
    <w:rsid w:val="001E6E8E"/>
    <w:rsid w:val="001F173F"/>
    <w:rsid w:val="001F17A9"/>
    <w:rsid w:val="001F33C0"/>
    <w:rsid w:val="001F3403"/>
    <w:rsid w:val="001F679D"/>
    <w:rsid w:val="0020009E"/>
    <w:rsid w:val="002026DC"/>
    <w:rsid w:val="00210C79"/>
    <w:rsid w:val="00211801"/>
    <w:rsid w:val="0021482C"/>
    <w:rsid w:val="00214AE8"/>
    <w:rsid w:val="002160D7"/>
    <w:rsid w:val="00221DEA"/>
    <w:rsid w:val="00222A81"/>
    <w:rsid w:val="00222AFC"/>
    <w:rsid w:val="00223CB6"/>
    <w:rsid w:val="00225694"/>
    <w:rsid w:val="00227499"/>
    <w:rsid w:val="00232884"/>
    <w:rsid w:val="00233985"/>
    <w:rsid w:val="00236A05"/>
    <w:rsid w:val="002401BE"/>
    <w:rsid w:val="00241BD1"/>
    <w:rsid w:val="0024329B"/>
    <w:rsid w:val="0024412B"/>
    <w:rsid w:val="00245452"/>
    <w:rsid w:val="002507E6"/>
    <w:rsid w:val="00250D11"/>
    <w:rsid w:val="00251EDB"/>
    <w:rsid w:val="00261A91"/>
    <w:rsid w:val="002620BA"/>
    <w:rsid w:val="00264C76"/>
    <w:rsid w:val="00266CAA"/>
    <w:rsid w:val="00267422"/>
    <w:rsid w:val="002709F0"/>
    <w:rsid w:val="00271043"/>
    <w:rsid w:val="00271FCD"/>
    <w:rsid w:val="002725C8"/>
    <w:rsid w:val="00281D66"/>
    <w:rsid w:val="00284A9C"/>
    <w:rsid w:val="00284CC4"/>
    <w:rsid w:val="00290325"/>
    <w:rsid w:val="0029232C"/>
    <w:rsid w:val="002953FD"/>
    <w:rsid w:val="00295490"/>
    <w:rsid w:val="002A2368"/>
    <w:rsid w:val="002A467F"/>
    <w:rsid w:val="002A69C5"/>
    <w:rsid w:val="002A7C82"/>
    <w:rsid w:val="002B22FD"/>
    <w:rsid w:val="002C0C26"/>
    <w:rsid w:val="002C3B25"/>
    <w:rsid w:val="002C6D27"/>
    <w:rsid w:val="002D0795"/>
    <w:rsid w:val="002D158D"/>
    <w:rsid w:val="002D7272"/>
    <w:rsid w:val="002E5A8E"/>
    <w:rsid w:val="002E6487"/>
    <w:rsid w:val="002E6832"/>
    <w:rsid w:val="002E7617"/>
    <w:rsid w:val="002F49A4"/>
    <w:rsid w:val="002F7309"/>
    <w:rsid w:val="003013B7"/>
    <w:rsid w:val="003031BF"/>
    <w:rsid w:val="0030441F"/>
    <w:rsid w:val="00305D48"/>
    <w:rsid w:val="00312FFA"/>
    <w:rsid w:val="00320BFE"/>
    <w:rsid w:val="00320C18"/>
    <w:rsid w:val="0032163A"/>
    <w:rsid w:val="00321F5C"/>
    <w:rsid w:val="0032376E"/>
    <w:rsid w:val="00324922"/>
    <w:rsid w:val="00325B89"/>
    <w:rsid w:val="00326B0A"/>
    <w:rsid w:val="00326B7F"/>
    <w:rsid w:val="003275B3"/>
    <w:rsid w:val="00327EDB"/>
    <w:rsid w:val="00330617"/>
    <w:rsid w:val="00330C93"/>
    <w:rsid w:val="00332340"/>
    <w:rsid w:val="00334616"/>
    <w:rsid w:val="00337531"/>
    <w:rsid w:val="00340BB7"/>
    <w:rsid w:val="003420DE"/>
    <w:rsid w:val="00342A0A"/>
    <w:rsid w:val="0034308C"/>
    <w:rsid w:val="003455E4"/>
    <w:rsid w:val="003468A0"/>
    <w:rsid w:val="00350D10"/>
    <w:rsid w:val="00352140"/>
    <w:rsid w:val="0035734D"/>
    <w:rsid w:val="00362B34"/>
    <w:rsid w:val="00362F55"/>
    <w:rsid w:val="00367AA3"/>
    <w:rsid w:val="00370486"/>
    <w:rsid w:val="00371B76"/>
    <w:rsid w:val="00372D0B"/>
    <w:rsid w:val="00377FB8"/>
    <w:rsid w:val="00387157"/>
    <w:rsid w:val="00392628"/>
    <w:rsid w:val="00393563"/>
    <w:rsid w:val="00393686"/>
    <w:rsid w:val="00397100"/>
    <w:rsid w:val="003A01F6"/>
    <w:rsid w:val="003A1C41"/>
    <w:rsid w:val="003A336A"/>
    <w:rsid w:val="003A5A7F"/>
    <w:rsid w:val="003A64E4"/>
    <w:rsid w:val="003B0765"/>
    <w:rsid w:val="003B5974"/>
    <w:rsid w:val="003B6B0D"/>
    <w:rsid w:val="003C004C"/>
    <w:rsid w:val="003C70FF"/>
    <w:rsid w:val="003D0F04"/>
    <w:rsid w:val="003D202F"/>
    <w:rsid w:val="003D4E8A"/>
    <w:rsid w:val="003E10B6"/>
    <w:rsid w:val="003E2E16"/>
    <w:rsid w:val="003E3439"/>
    <w:rsid w:val="003E3772"/>
    <w:rsid w:val="003E584B"/>
    <w:rsid w:val="00400076"/>
    <w:rsid w:val="00401375"/>
    <w:rsid w:val="004037DE"/>
    <w:rsid w:val="0040468E"/>
    <w:rsid w:val="00405DB2"/>
    <w:rsid w:val="00410B9B"/>
    <w:rsid w:val="0041145D"/>
    <w:rsid w:val="0041226F"/>
    <w:rsid w:val="0041251A"/>
    <w:rsid w:val="00412DA3"/>
    <w:rsid w:val="00414D7E"/>
    <w:rsid w:val="00415548"/>
    <w:rsid w:val="0041596E"/>
    <w:rsid w:val="00417A52"/>
    <w:rsid w:val="0042030E"/>
    <w:rsid w:val="00421334"/>
    <w:rsid w:val="0042205B"/>
    <w:rsid w:val="004262BC"/>
    <w:rsid w:val="0042733A"/>
    <w:rsid w:val="00430527"/>
    <w:rsid w:val="00430B18"/>
    <w:rsid w:val="004312F5"/>
    <w:rsid w:val="00432BA1"/>
    <w:rsid w:val="00435937"/>
    <w:rsid w:val="0044000E"/>
    <w:rsid w:val="004403BA"/>
    <w:rsid w:val="00443CBC"/>
    <w:rsid w:val="0044451B"/>
    <w:rsid w:val="00445562"/>
    <w:rsid w:val="00446018"/>
    <w:rsid w:val="00446CAA"/>
    <w:rsid w:val="00447A5C"/>
    <w:rsid w:val="00454169"/>
    <w:rsid w:val="00460B20"/>
    <w:rsid w:val="00460EDF"/>
    <w:rsid w:val="004622C2"/>
    <w:rsid w:val="004644FC"/>
    <w:rsid w:val="004657D3"/>
    <w:rsid w:val="00466406"/>
    <w:rsid w:val="00466930"/>
    <w:rsid w:val="00467FF0"/>
    <w:rsid w:val="00473723"/>
    <w:rsid w:val="00475E8A"/>
    <w:rsid w:val="00476F43"/>
    <w:rsid w:val="004772F2"/>
    <w:rsid w:val="004815F1"/>
    <w:rsid w:val="00481D54"/>
    <w:rsid w:val="004852AA"/>
    <w:rsid w:val="004967D2"/>
    <w:rsid w:val="004A1F67"/>
    <w:rsid w:val="004A39C0"/>
    <w:rsid w:val="004A7AEA"/>
    <w:rsid w:val="004B3B64"/>
    <w:rsid w:val="004B5E71"/>
    <w:rsid w:val="004C3923"/>
    <w:rsid w:val="004C4D50"/>
    <w:rsid w:val="004D0631"/>
    <w:rsid w:val="004D0885"/>
    <w:rsid w:val="004D1804"/>
    <w:rsid w:val="004D1FE3"/>
    <w:rsid w:val="004D2CF6"/>
    <w:rsid w:val="004D5578"/>
    <w:rsid w:val="004E4EE5"/>
    <w:rsid w:val="004E5BE5"/>
    <w:rsid w:val="004F19C8"/>
    <w:rsid w:val="004F2256"/>
    <w:rsid w:val="005009C9"/>
    <w:rsid w:val="00501F8A"/>
    <w:rsid w:val="00504038"/>
    <w:rsid w:val="0051097E"/>
    <w:rsid w:val="0051116D"/>
    <w:rsid w:val="005140D5"/>
    <w:rsid w:val="00515CE5"/>
    <w:rsid w:val="00516CA0"/>
    <w:rsid w:val="0052089D"/>
    <w:rsid w:val="00520A1E"/>
    <w:rsid w:val="005243E7"/>
    <w:rsid w:val="00524E14"/>
    <w:rsid w:val="005268C6"/>
    <w:rsid w:val="00537C59"/>
    <w:rsid w:val="0054078E"/>
    <w:rsid w:val="00541941"/>
    <w:rsid w:val="00545ACD"/>
    <w:rsid w:val="00551C24"/>
    <w:rsid w:val="005523FA"/>
    <w:rsid w:val="0055457E"/>
    <w:rsid w:val="005618F4"/>
    <w:rsid w:val="00562587"/>
    <w:rsid w:val="00563BA3"/>
    <w:rsid w:val="005655CF"/>
    <w:rsid w:val="00565F37"/>
    <w:rsid w:val="00566187"/>
    <w:rsid w:val="005663EC"/>
    <w:rsid w:val="00566BFC"/>
    <w:rsid w:val="00567DB5"/>
    <w:rsid w:val="00571922"/>
    <w:rsid w:val="00576483"/>
    <w:rsid w:val="005764C1"/>
    <w:rsid w:val="00576EC5"/>
    <w:rsid w:val="00577A0D"/>
    <w:rsid w:val="00581B44"/>
    <w:rsid w:val="005828DC"/>
    <w:rsid w:val="00586F9E"/>
    <w:rsid w:val="00594CE4"/>
    <w:rsid w:val="00596D98"/>
    <w:rsid w:val="005977A7"/>
    <w:rsid w:val="005A31AF"/>
    <w:rsid w:val="005A321B"/>
    <w:rsid w:val="005A36E8"/>
    <w:rsid w:val="005A7880"/>
    <w:rsid w:val="005B26A9"/>
    <w:rsid w:val="005B2C60"/>
    <w:rsid w:val="005B4468"/>
    <w:rsid w:val="005B454A"/>
    <w:rsid w:val="005B5D4A"/>
    <w:rsid w:val="005B6814"/>
    <w:rsid w:val="005B714A"/>
    <w:rsid w:val="005C0BB5"/>
    <w:rsid w:val="005C0FC8"/>
    <w:rsid w:val="005C1BD2"/>
    <w:rsid w:val="005C303D"/>
    <w:rsid w:val="005C38CD"/>
    <w:rsid w:val="005C43FE"/>
    <w:rsid w:val="005C759F"/>
    <w:rsid w:val="005D02BB"/>
    <w:rsid w:val="005D075D"/>
    <w:rsid w:val="005D4B65"/>
    <w:rsid w:val="005D5F1D"/>
    <w:rsid w:val="005E6148"/>
    <w:rsid w:val="005F2B9A"/>
    <w:rsid w:val="005F45FC"/>
    <w:rsid w:val="005F6CAB"/>
    <w:rsid w:val="006060E3"/>
    <w:rsid w:val="00612698"/>
    <w:rsid w:val="00613783"/>
    <w:rsid w:val="00613791"/>
    <w:rsid w:val="00615A4C"/>
    <w:rsid w:val="0062048C"/>
    <w:rsid w:val="00620D94"/>
    <w:rsid w:val="00622185"/>
    <w:rsid w:val="00622C74"/>
    <w:rsid w:val="006309F8"/>
    <w:rsid w:val="00632459"/>
    <w:rsid w:val="006343B2"/>
    <w:rsid w:val="006401C0"/>
    <w:rsid w:val="006438C7"/>
    <w:rsid w:val="00644289"/>
    <w:rsid w:val="006477EF"/>
    <w:rsid w:val="00647DC8"/>
    <w:rsid w:val="00653612"/>
    <w:rsid w:val="00654E73"/>
    <w:rsid w:val="00661733"/>
    <w:rsid w:val="00665090"/>
    <w:rsid w:val="0066562F"/>
    <w:rsid w:val="00667C9C"/>
    <w:rsid w:val="00672FED"/>
    <w:rsid w:val="0068248F"/>
    <w:rsid w:val="00683027"/>
    <w:rsid w:val="00690DE2"/>
    <w:rsid w:val="0069190C"/>
    <w:rsid w:val="00692563"/>
    <w:rsid w:val="00694D89"/>
    <w:rsid w:val="006953D8"/>
    <w:rsid w:val="006A11C6"/>
    <w:rsid w:val="006A4827"/>
    <w:rsid w:val="006A722B"/>
    <w:rsid w:val="006B2164"/>
    <w:rsid w:val="006C61CB"/>
    <w:rsid w:val="006C637C"/>
    <w:rsid w:val="006C6D9F"/>
    <w:rsid w:val="006C7229"/>
    <w:rsid w:val="006D2BBD"/>
    <w:rsid w:val="006D450B"/>
    <w:rsid w:val="006E130B"/>
    <w:rsid w:val="006E1A12"/>
    <w:rsid w:val="006E1E3A"/>
    <w:rsid w:val="006E48D0"/>
    <w:rsid w:val="006F0FC1"/>
    <w:rsid w:val="006F1146"/>
    <w:rsid w:val="006F29CC"/>
    <w:rsid w:val="006F3E73"/>
    <w:rsid w:val="006F708C"/>
    <w:rsid w:val="00701C1F"/>
    <w:rsid w:val="00701EBD"/>
    <w:rsid w:val="00703BCA"/>
    <w:rsid w:val="00705F00"/>
    <w:rsid w:val="007060C9"/>
    <w:rsid w:val="007067B9"/>
    <w:rsid w:val="0071195D"/>
    <w:rsid w:val="00712706"/>
    <w:rsid w:val="00713A8A"/>
    <w:rsid w:val="00717CC4"/>
    <w:rsid w:val="00720207"/>
    <w:rsid w:val="00721A18"/>
    <w:rsid w:val="00725366"/>
    <w:rsid w:val="00725ABA"/>
    <w:rsid w:val="00726EEC"/>
    <w:rsid w:val="00727842"/>
    <w:rsid w:val="007304E7"/>
    <w:rsid w:val="00731CAD"/>
    <w:rsid w:val="007358A4"/>
    <w:rsid w:val="00737109"/>
    <w:rsid w:val="0073786B"/>
    <w:rsid w:val="0074022B"/>
    <w:rsid w:val="00741546"/>
    <w:rsid w:val="00741752"/>
    <w:rsid w:val="007431BA"/>
    <w:rsid w:val="00743225"/>
    <w:rsid w:val="0074373D"/>
    <w:rsid w:val="00744B29"/>
    <w:rsid w:val="00745144"/>
    <w:rsid w:val="00745FDF"/>
    <w:rsid w:val="007472A4"/>
    <w:rsid w:val="00747CBD"/>
    <w:rsid w:val="007500AE"/>
    <w:rsid w:val="007567FB"/>
    <w:rsid w:val="0076080F"/>
    <w:rsid w:val="00762EC9"/>
    <w:rsid w:val="0076628D"/>
    <w:rsid w:val="007712A0"/>
    <w:rsid w:val="007712AD"/>
    <w:rsid w:val="00772C17"/>
    <w:rsid w:val="00773F07"/>
    <w:rsid w:val="00774079"/>
    <w:rsid w:val="0077645F"/>
    <w:rsid w:val="00776ED0"/>
    <w:rsid w:val="007815A1"/>
    <w:rsid w:val="00781BAE"/>
    <w:rsid w:val="00783668"/>
    <w:rsid w:val="00783E5E"/>
    <w:rsid w:val="0079206A"/>
    <w:rsid w:val="00792722"/>
    <w:rsid w:val="00793BC1"/>
    <w:rsid w:val="00794FDD"/>
    <w:rsid w:val="00796288"/>
    <w:rsid w:val="0079737F"/>
    <w:rsid w:val="007A0753"/>
    <w:rsid w:val="007A30EB"/>
    <w:rsid w:val="007A347B"/>
    <w:rsid w:val="007A48C8"/>
    <w:rsid w:val="007A6D49"/>
    <w:rsid w:val="007B0258"/>
    <w:rsid w:val="007B0846"/>
    <w:rsid w:val="007B4E00"/>
    <w:rsid w:val="007B7584"/>
    <w:rsid w:val="007D1246"/>
    <w:rsid w:val="007D327B"/>
    <w:rsid w:val="007D4DDA"/>
    <w:rsid w:val="007D4F65"/>
    <w:rsid w:val="007D64B7"/>
    <w:rsid w:val="007E02C6"/>
    <w:rsid w:val="007E472C"/>
    <w:rsid w:val="007E4D19"/>
    <w:rsid w:val="007F5F82"/>
    <w:rsid w:val="007F741C"/>
    <w:rsid w:val="0080566F"/>
    <w:rsid w:val="008063CA"/>
    <w:rsid w:val="00812587"/>
    <w:rsid w:val="00815523"/>
    <w:rsid w:val="00823773"/>
    <w:rsid w:val="008275C1"/>
    <w:rsid w:val="008302CE"/>
    <w:rsid w:val="00831040"/>
    <w:rsid w:val="008317DD"/>
    <w:rsid w:val="00833181"/>
    <w:rsid w:val="00835682"/>
    <w:rsid w:val="00845073"/>
    <w:rsid w:val="00845C99"/>
    <w:rsid w:val="00853ABB"/>
    <w:rsid w:val="00855493"/>
    <w:rsid w:val="008554CC"/>
    <w:rsid w:val="008568B9"/>
    <w:rsid w:val="00856C0E"/>
    <w:rsid w:val="008600A8"/>
    <w:rsid w:val="00862703"/>
    <w:rsid w:val="0086591A"/>
    <w:rsid w:val="00865F45"/>
    <w:rsid w:val="00866E3E"/>
    <w:rsid w:val="00867B1F"/>
    <w:rsid w:val="0087121E"/>
    <w:rsid w:val="00872CAF"/>
    <w:rsid w:val="00874B83"/>
    <w:rsid w:val="0087702E"/>
    <w:rsid w:val="008838F0"/>
    <w:rsid w:val="00884EC0"/>
    <w:rsid w:val="00886296"/>
    <w:rsid w:val="0088635D"/>
    <w:rsid w:val="00890799"/>
    <w:rsid w:val="008A3729"/>
    <w:rsid w:val="008A3E95"/>
    <w:rsid w:val="008A4168"/>
    <w:rsid w:val="008A64F9"/>
    <w:rsid w:val="008B20B9"/>
    <w:rsid w:val="008B3A1D"/>
    <w:rsid w:val="008B7233"/>
    <w:rsid w:val="008B7694"/>
    <w:rsid w:val="008B7E01"/>
    <w:rsid w:val="008C2CCE"/>
    <w:rsid w:val="008C67A9"/>
    <w:rsid w:val="008C7CA1"/>
    <w:rsid w:val="008D132F"/>
    <w:rsid w:val="008D33CA"/>
    <w:rsid w:val="008E0275"/>
    <w:rsid w:val="008F48D9"/>
    <w:rsid w:val="008F60CA"/>
    <w:rsid w:val="008F7132"/>
    <w:rsid w:val="00900C0E"/>
    <w:rsid w:val="009061EE"/>
    <w:rsid w:val="0091028C"/>
    <w:rsid w:val="00910EE3"/>
    <w:rsid w:val="00910F59"/>
    <w:rsid w:val="009144DB"/>
    <w:rsid w:val="00915888"/>
    <w:rsid w:val="00915E4E"/>
    <w:rsid w:val="00916873"/>
    <w:rsid w:val="00921531"/>
    <w:rsid w:val="00924D3C"/>
    <w:rsid w:val="0092778A"/>
    <w:rsid w:val="0093403D"/>
    <w:rsid w:val="00934AA3"/>
    <w:rsid w:val="00934CDD"/>
    <w:rsid w:val="009445B2"/>
    <w:rsid w:val="00945475"/>
    <w:rsid w:val="00946570"/>
    <w:rsid w:val="00946813"/>
    <w:rsid w:val="00947E7F"/>
    <w:rsid w:val="00947F17"/>
    <w:rsid w:val="00950C67"/>
    <w:rsid w:val="009522A0"/>
    <w:rsid w:val="00954219"/>
    <w:rsid w:val="009567E0"/>
    <w:rsid w:val="00956C13"/>
    <w:rsid w:val="00960F33"/>
    <w:rsid w:val="00961404"/>
    <w:rsid w:val="00961BF6"/>
    <w:rsid w:val="00961EA2"/>
    <w:rsid w:val="0096212F"/>
    <w:rsid w:val="009623D3"/>
    <w:rsid w:val="00964F68"/>
    <w:rsid w:val="009650AB"/>
    <w:rsid w:val="00967360"/>
    <w:rsid w:val="00973316"/>
    <w:rsid w:val="00973693"/>
    <w:rsid w:val="009754B5"/>
    <w:rsid w:val="00975AB8"/>
    <w:rsid w:val="00976051"/>
    <w:rsid w:val="00976985"/>
    <w:rsid w:val="00982140"/>
    <w:rsid w:val="0098318D"/>
    <w:rsid w:val="009945A0"/>
    <w:rsid w:val="009A252C"/>
    <w:rsid w:val="009B4D70"/>
    <w:rsid w:val="009B5C69"/>
    <w:rsid w:val="009C1239"/>
    <w:rsid w:val="009D0021"/>
    <w:rsid w:val="009D2687"/>
    <w:rsid w:val="009D505C"/>
    <w:rsid w:val="009E01BD"/>
    <w:rsid w:val="009E1783"/>
    <w:rsid w:val="009E7732"/>
    <w:rsid w:val="009E7A8A"/>
    <w:rsid w:val="009F1510"/>
    <w:rsid w:val="009F19D1"/>
    <w:rsid w:val="009F1BF2"/>
    <w:rsid w:val="009F2483"/>
    <w:rsid w:val="009F2ECA"/>
    <w:rsid w:val="00A000B7"/>
    <w:rsid w:val="00A00D83"/>
    <w:rsid w:val="00A031A5"/>
    <w:rsid w:val="00A03390"/>
    <w:rsid w:val="00A03767"/>
    <w:rsid w:val="00A10DAC"/>
    <w:rsid w:val="00A10E24"/>
    <w:rsid w:val="00A155C5"/>
    <w:rsid w:val="00A2382F"/>
    <w:rsid w:val="00A32AEB"/>
    <w:rsid w:val="00A34A2E"/>
    <w:rsid w:val="00A35DF7"/>
    <w:rsid w:val="00A40051"/>
    <w:rsid w:val="00A40527"/>
    <w:rsid w:val="00A41C12"/>
    <w:rsid w:val="00A46551"/>
    <w:rsid w:val="00A46D59"/>
    <w:rsid w:val="00A50C9F"/>
    <w:rsid w:val="00A5328E"/>
    <w:rsid w:val="00A55472"/>
    <w:rsid w:val="00A56D1B"/>
    <w:rsid w:val="00A60704"/>
    <w:rsid w:val="00A61814"/>
    <w:rsid w:val="00A61B76"/>
    <w:rsid w:val="00A61C76"/>
    <w:rsid w:val="00A6419D"/>
    <w:rsid w:val="00A64AF6"/>
    <w:rsid w:val="00A70A35"/>
    <w:rsid w:val="00A71414"/>
    <w:rsid w:val="00A72CC5"/>
    <w:rsid w:val="00A73BD0"/>
    <w:rsid w:val="00A77669"/>
    <w:rsid w:val="00A82947"/>
    <w:rsid w:val="00A82C59"/>
    <w:rsid w:val="00A87A4D"/>
    <w:rsid w:val="00A925EA"/>
    <w:rsid w:val="00A960E2"/>
    <w:rsid w:val="00AA2286"/>
    <w:rsid w:val="00AA5FF6"/>
    <w:rsid w:val="00AA7F09"/>
    <w:rsid w:val="00AA7FE3"/>
    <w:rsid w:val="00AB1297"/>
    <w:rsid w:val="00AB213E"/>
    <w:rsid w:val="00AB6195"/>
    <w:rsid w:val="00AB6A06"/>
    <w:rsid w:val="00AC0D71"/>
    <w:rsid w:val="00AC3384"/>
    <w:rsid w:val="00AC7172"/>
    <w:rsid w:val="00AD26F2"/>
    <w:rsid w:val="00AD274B"/>
    <w:rsid w:val="00AD29C1"/>
    <w:rsid w:val="00AD343C"/>
    <w:rsid w:val="00AD42FF"/>
    <w:rsid w:val="00AD46AE"/>
    <w:rsid w:val="00AD6B69"/>
    <w:rsid w:val="00AD7EFA"/>
    <w:rsid w:val="00AE27E9"/>
    <w:rsid w:val="00AE6250"/>
    <w:rsid w:val="00AF42E4"/>
    <w:rsid w:val="00B0159C"/>
    <w:rsid w:val="00B02993"/>
    <w:rsid w:val="00B12330"/>
    <w:rsid w:val="00B136C1"/>
    <w:rsid w:val="00B13CD3"/>
    <w:rsid w:val="00B14741"/>
    <w:rsid w:val="00B15295"/>
    <w:rsid w:val="00B15573"/>
    <w:rsid w:val="00B23B38"/>
    <w:rsid w:val="00B263DB"/>
    <w:rsid w:val="00B332B4"/>
    <w:rsid w:val="00B34DDD"/>
    <w:rsid w:val="00B356AD"/>
    <w:rsid w:val="00B36B80"/>
    <w:rsid w:val="00B37FDE"/>
    <w:rsid w:val="00B47DA9"/>
    <w:rsid w:val="00B51AEB"/>
    <w:rsid w:val="00B52102"/>
    <w:rsid w:val="00B60280"/>
    <w:rsid w:val="00B60BA6"/>
    <w:rsid w:val="00B626E1"/>
    <w:rsid w:val="00B630AC"/>
    <w:rsid w:val="00B67630"/>
    <w:rsid w:val="00B6763D"/>
    <w:rsid w:val="00B678E4"/>
    <w:rsid w:val="00B8101D"/>
    <w:rsid w:val="00B82F98"/>
    <w:rsid w:val="00B85189"/>
    <w:rsid w:val="00B90048"/>
    <w:rsid w:val="00B9538C"/>
    <w:rsid w:val="00B96BC7"/>
    <w:rsid w:val="00BA5EAF"/>
    <w:rsid w:val="00BA5F9F"/>
    <w:rsid w:val="00BA653C"/>
    <w:rsid w:val="00BB152A"/>
    <w:rsid w:val="00BB1952"/>
    <w:rsid w:val="00BB1D07"/>
    <w:rsid w:val="00BB3764"/>
    <w:rsid w:val="00BB3D0D"/>
    <w:rsid w:val="00BC1F40"/>
    <w:rsid w:val="00BC5063"/>
    <w:rsid w:val="00BC577E"/>
    <w:rsid w:val="00BD7D72"/>
    <w:rsid w:val="00BE742F"/>
    <w:rsid w:val="00BF209F"/>
    <w:rsid w:val="00BF3D60"/>
    <w:rsid w:val="00C01223"/>
    <w:rsid w:val="00C01A45"/>
    <w:rsid w:val="00C05744"/>
    <w:rsid w:val="00C0577E"/>
    <w:rsid w:val="00C10ABA"/>
    <w:rsid w:val="00C11B30"/>
    <w:rsid w:val="00C139FA"/>
    <w:rsid w:val="00C13D20"/>
    <w:rsid w:val="00C14F51"/>
    <w:rsid w:val="00C16DCE"/>
    <w:rsid w:val="00C22F76"/>
    <w:rsid w:val="00C32325"/>
    <w:rsid w:val="00C32466"/>
    <w:rsid w:val="00C33F88"/>
    <w:rsid w:val="00C34C18"/>
    <w:rsid w:val="00C4196F"/>
    <w:rsid w:val="00C438A6"/>
    <w:rsid w:val="00C45EB8"/>
    <w:rsid w:val="00C46605"/>
    <w:rsid w:val="00C46C2D"/>
    <w:rsid w:val="00C52BC2"/>
    <w:rsid w:val="00C5438E"/>
    <w:rsid w:val="00C5463F"/>
    <w:rsid w:val="00C56EF5"/>
    <w:rsid w:val="00C57EFD"/>
    <w:rsid w:val="00C62815"/>
    <w:rsid w:val="00C63A29"/>
    <w:rsid w:val="00C65BBE"/>
    <w:rsid w:val="00C70052"/>
    <w:rsid w:val="00C70AC0"/>
    <w:rsid w:val="00C71130"/>
    <w:rsid w:val="00C71251"/>
    <w:rsid w:val="00C71937"/>
    <w:rsid w:val="00C76803"/>
    <w:rsid w:val="00C83063"/>
    <w:rsid w:val="00C8589C"/>
    <w:rsid w:val="00C86D22"/>
    <w:rsid w:val="00C9104A"/>
    <w:rsid w:val="00C92034"/>
    <w:rsid w:val="00CA1646"/>
    <w:rsid w:val="00CA3D22"/>
    <w:rsid w:val="00CA59C2"/>
    <w:rsid w:val="00CB20C3"/>
    <w:rsid w:val="00CB3A6D"/>
    <w:rsid w:val="00CB4AE2"/>
    <w:rsid w:val="00CB5FE7"/>
    <w:rsid w:val="00CB73BF"/>
    <w:rsid w:val="00CC0097"/>
    <w:rsid w:val="00CC4837"/>
    <w:rsid w:val="00CC4E9B"/>
    <w:rsid w:val="00CC51B7"/>
    <w:rsid w:val="00CC5FED"/>
    <w:rsid w:val="00CD2289"/>
    <w:rsid w:val="00CD636E"/>
    <w:rsid w:val="00CD7A91"/>
    <w:rsid w:val="00CE30EA"/>
    <w:rsid w:val="00CE44E3"/>
    <w:rsid w:val="00CE6590"/>
    <w:rsid w:val="00CE75D9"/>
    <w:rsid w:val="00CF1218"/>
    <w:rsid w:val="00CF1BF7"/>
    <w:rsid w:val="00CF479F"/>
    <w:rsid w:val="00D02A46"/>
    <w:rsid w:val="00D04A9E"/>
    <w:rsid w:val="00D07B7D"/>
    <w:rsid w:val="00D10747"/>
    <w:rsid w:val="00D13DDF"/>
    <w:rsid w:val="00D1422E"/>
    <w:rsid w:val="00D162CF"/>
    <w:rsid w:val="00D17242"/>
    <w:rsid w:val="00D209C7"/>
    <w:rsid w:val="00D20B8D"/>
    <w:rsid w:val="00D21242"/>
    <w:rsid w:val="00D21E6D"/>
    <w:rsid w:val="00D24B21"/>
    <w:rsid w:val="00D256AD"/>
    <w:rsid w:val="00D263A4"/>
    <w:rsid w:val="00D31323"/>
    <w:rsid w:val="00D35161"/>
    <w:rsid w:val="00D41FC0"/>
    <w:rsid w:val="00D42EC3"/>
    <w:rsid w:val="00D44B6C"/>
    <w:rsid w:val="00D4557E"/>
    <w:rsid w:val="00D560C1"/>
    <w:rsid w:val="00D564D2"/>
    <w:rsid w:val="00D62A90"/>
    <w:rsid w:val="00D65578"/>
    <w:rsid w:val="00D66284"/>
    <w:rsid w:val="00D75192"/>
    <w:rsid w:val="00D76AC5"/>
    <w:rsid w:val="00D76C9D"/>
    <w:rsid w:val="00D76CB2"/>
    <w:rsid w:val="00D80B0B"/>
    <w:rsid w:val="00D81754"/>
    <w:rsid w:val="00D92478"/>
    <w:rsid w:val="00D97E83"/>
    <w:rsid w:val="00DA07EE"/>
    <w:rsid w:val="00DA166E"/>
    <w:rsid w:val="00DA29FF"/>
    <w:rsid w:val="00DA4788"/>
    <w:rsid w:val="00DA555D"/>
    <w:rsid w:val="00DB0099"/>
    <w:rsid w:val="00DB6C45"/>
    <w:rsid w:val="00DB758B"/>
    <w:rsid w:val="00DC0FC1"/>
    <w:rsid w:val="00DC1406"/>
    <w:rsid w:val="00DC54C1"/>
    <w:rsid w:val="00DC774D"/>
    <w:rsid w:val="00DC7F3A"/>
    <w:rsid w:val="00DD168E"/>
    <w:rsid w:val="00DD2246"/>
    <w:rsid w:val="00DD285E"/>
    <w:rsid w:val="00DD64E3"/>
    <w:rsid w:val="00DD7DBF"/>
    <w:rsid w:val="00DE7CD5"/>
    <w:rsid w:val="00DE7F43"/>
    <w:rsid w:val="00DF3F52"/>
    <w:rsid w:val="00DF5DF3"/>
    <w:rsid w:val="00DF79FB"/>
    <w:rsid w:val="00DF7C1F"/>
    <w:rsid w:val="00E0162F"/>
    <w:rsid w:val="00E05591"/>
    <w:rsid w:val="00E07F44"/>
    <w:rsid w:val="00E12925"/>
    <w:rsid w:val="00E1436D"/>
    <w:rsid w:val="00E163F9"/>
    <w:rsid w:val="00E168C7"/>
    <w:rsid w:val="00E17C40"/>
    <w:rsid w:val="00E23311"/>
    <w:rsid w:val="00E23889"/>
    <w:rsid w:val="00E24487"/>
    <w:rsid w:val="00E31E6E"/>
    <w:rsid w:val="00E32BE3"/>
    <w:rsid w:val="00E34EC9"/>
    <w:rsid w:val="00E36FB7"/>
    <w:rsid w:val="00E423BF"/>
    <w:rsid w:val="00E46BCD"/>
    <w:rsid w:val="00E53EF5"/>
    <w:rsid w:val="00E55806"/>
    <w:rsid w:val="00E57924"/>
    <w:rsid w:val="00E6690C"/>
    <w:rsid w:val="00E67A80"/>
    <w:rsid w:val="00E67D63"/>
    <w:rsid w:val="00E7130C"/>
    <w:rsid w:val="00E74378"/>
    <w:rsid w:val="00E77A0E"/>
    <w:rsid w:val="00E81DA9"/>
    <w:rsid w:val="00E82351"/>
    <w:rsid w:val="00E82C64"/>
    <w:rsid w:val="00E940AE"/>
    <w:rsid w:val="00E96A24"/>
    <w:rsid w:val="00E97D52"/>
    <w:rsid w:val="00EA7021"/>
    <w:rsid w:val="00EA79A1"/>
    <w:rsid w:val="00EB162A"/>
    <w:rsid w:val="00EB477B"/>
    <w:rsid w:val="00EB77E1"/>
    <w:rsid w:val="00EC0E25"/>
    <w:rsid w:val="00EC2373"/>
    <w:rsid w:val="00EC48F6"/>
    <w:rsid w:val="00ED0A29"/>
    <w:rsid w:val="00ED5486"/>
    <w:rsid w:val="00ED7B7A"/>
    <w:rsid w:val="00EE09B4"/>
    <w:rsid w:val="00EE11DC"/>
    <w:rsid w:val="00EE11E8"/>
    <w:rsid w:val="00EE1A27"/>
    <w:rsid w:val="00EE3092"/>
    <w:rsid w:val="00EE7341"/>
    <w:rsid w:val="00EF45FF"/>
    <w:rsid w:val="00EF51D9"/>
    <w:rsid w:val="00EF5CC5"/>
    <w:rsid w:val="00EF7A64"/>
    <w:rsid w:val="00F05EAC"/>
    <w:rsid w:val="00F067F3"/>
    <w:rsid w:val="00F06E44"/>
    <w:rsid w:val="00F104BC"/>
    <w:rsid w:val="00F13A21"/>
    <w:rsid w:val="00F1502E"/>
    <w:rsid w:val="00F17796"/>
    <w:rsid w:val="00F17BC2"/>
    <w:rsid w:val="00F2059E"/>
    <w:rsid w:val="00F21A7A"/>
    <w:rsid w:val="00F237C7"/>
    <w:rsid w:val="00F26033"/>
    <w:rsid w:val="00F27757"/>
    <w:rsid w:val="00F27A0F"/>
    <w:rsid w:val="00F315C3"/>
    <w:rsid w:val="00F3487A"/>
    <w:rsid w:val="00F40852"/>
    <w:rsid w:val="00F43DE1"/>
    <w:rsid w:val="00F45DEB"/>
    <w:rsid w:val="00F5085B"/>
    <w:rsid w:val="00F51214"/>
    <w:rsid w:val="00F53ED5"/>
    <w:rsid w:val="00F54247"/>
    <w:rsid w:val="00F60DFF"/>
    <w:rsid w:val="00F61BBB"/>
    <w:rsid w:val="00F62E87"/>
    <w:rsid w:val="00F62F43"/>
    <w:rsid w:val="00F725EF"/>
    <w:rsid w:val="00F747BD"/>
    <w:rsid w:val="00F74C2B"/>
    <w:rsid w:val="00F75A4A"/>
    <w:rsid w:val="00F80335"/>
    <w:rsid w:val="00F80DF9"/>
    <w:rsid w:val="00F81EDC"/>
    <w:rsid w:val="00F82FFB"/>
    <w:rsid w:val="00F8361F"/>
    <w:rsid w:val="00F85FA4"/>
    <w:rsid w:val="00F86952"/>
    <w:rsid w:val="00F94479"/>
    <w:rsid w:val="00F96B11"/>
    <w:rsid w:val="00FA0D7F"/>
    <w:rsid w:val="00FA5AB0"/>
    <w:rsid w:val="00FB0862"/>
    <w:rsid w:val="00FB20CE"/>
    <w:rsid w:val="00FB24E9"/>
    <w:rsid w:val="00FB2B5C"/>
    <w:rsid w:val="00FB5475"/>
    <w:rsid w:val="00FB5E3A"/>
    <w:rsid w:val="00FC17FD"/>
    <w:rsid w:val="00FC5C95"/>
    <w:rsid w:val="00FC6469"/>
    <w:rsid w:val="00FC6AA5"/>
    <w:rsid w:val="00FD1D7F"/>
    <w:rsid w:val="00FD2094"/>
    <w:rsid w:val="00FD219F"/>
    <w:rsid w:val="00FD24DE"/>
    <w:rsid w:val="00FD3934"/>
    <w:rsid w:val="00FD416A"/>
    <w:rsid w:val="00FD616F"/>
    <w:rsid w:val="00FD655C"/>
    <w:rsid w:val="00FE472A"/>
    <w:rsid w:val="00FF3115"/>
    <w:rsid w:val="00FF434A"/>
    <w:rsid w:val="00FF7655"/>
    <w:rsid w:val="00FF7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DD9F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6F9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4168"/>
    <w:rPr>
      <w:color w:val="0563C1" w:themeColor="hyperlink"/>
      <w:u w:val="single"/>
    </w:rPr>
  </w:style>
  <w:style w:type="character" w:customStyle="1" w:styleId="UnresolvedMention1">
    <w:name w:val="Unresolved Mention1"/>
    <w:basedOn w:val="DefaultParagraphFont"/>
    <w:uiPriority w:val="99"/>
    <w:semiHidden/>
    <w:unhideWhenUsed/>
    <w:rsid w:val="008A4168"/>
    <w:rPr>
      <w:color w:val="605E5C"/>
      <w:shd w:val="clear" w:color="auto" w:fill="E1DFDD"/>
    </w:rPr>
  </w:style>
  <w:style w:type="paragraph" w:styleId="ListParagraph">
    <w:name w:val="List Paragraph"/>
    <w:basedOn w:val="Normal"/>
    <w:uiPriority w:val="34"/>
    <w:qFormat/>
    <w:rsid w:val="008A4168"/>
    <w:pPr>
      <w:ind w:left="720"/>
      <w:contextualSpacing/>
    </w:pPr>
  </w:style>
  <w:style w:type="character" w:styleId="CommentReference">
    <w:name w:val="annotation reference"/>
    <w:basedOn w:val="DefaultParagraphFont"/>
    <w:uiPriority w:val="99"/>
    <w:semiHidden/>
    <w:unhideWhenUsed/>
    <w:rsid w:val="00104FE6"/>
    <w:rPr>
      <w:sz w:val="16"/>
      <w:szCs w:val="16"/>
    </w:rPr>
  </w:style>
  <w:style w:type="paragraph" w:styleId="CommentText">
    <w:name w:val="annotation text"/>
    <w:basedOn w:val="Normal"/>
    <w:link w:val="CommentTextChar"/>
    <w:uiPriority w:val="99"/>
    <w:unhideWhenUsed/>
    <w:rsid w:val="00104FE6"/>
    <w:rPr>
      <w:sz w:val="20"/>
      <w:szCs w:val="20"/>
    </w:rPr>
  </w:style>
  <w:style w:type="character" w:customStyle="1" w:styleId="CommentTextChar">
    <w:name w:val="Comment Text Char"/>
    <w:basedOn w:val="DefaultParagraphFont"/>
    <w:link w:val="CommentText"/>
    <w:uiPriority w:val="99"/>
    <w:rsid w:val="00104FE6"/>
    <w:rPr>
      <w:sz w:val="20"/>
      <w:szCs w:val="20"/>
    </w:rPr>
  </w:style>
  <w:style w:type="paragraph" w:styleId="CommentSubject">
    <w:name w:val="annotation subject"/>
    <w:basedOn w:val="CommentText"/>
    <w:next w:val="CommentText"/>
    <w:link w:val="CommentSubjectChar"/>
    <w:uiPriority w:val="99"/>
    <w:semiHidden/>
    <w:unhideWhenUsed/>
    <w:rsid w:val="00104FE6"/>
    <w:rPr>
      <w:b/>
      <w:bCs/>
    </w:rPr>
  </w:style>
  <w:style w:type="character" w:customStyle="1" w:styleId="CommentSubjectChar">
    <w:name w:val="Comment Subject Char"/>
    <w:basedOn w:val="CommentTextChar"/>
    <w:link w:val="CommentSubject"/>
    <w:uiPriority w:val="99"/>
    <w:semiHidden/>
    <w:rsid w:val="00104FE6"/>
    <w:rPr>
      <w:b/>
      <w:bCs/>
      <w:sz w:val="20"/>
      <w:szCs w:val="20"/>
    </w:rPr>
  </w:style>
  <w:style w:type="paragraph" w:styleId="BalloonText">
    <w:name w:val="Balloon Text"/>
    <w:basedOn w:val="Normal"/>
    <w:link w:val="BalloonTextChar"/>
    <w:uiPriority w:val="99"/>
    <w:semiHidden/>
    <w:unhideWhenUsed/>
    <w:rsid w:val="00104FE6"/>
    <w:rPr>
      <w:sz w:val="18"/>
      <w:szCs w:val="18"/>
    </w:rPr>
  </w:style>
  <w:style w:type="character" w:customStyle="1" w:styleId="BalloonTextChar">
    <w:name w:val="Balloon Text Char"/>
    <w:basedOn w:val="DefaultParagraphFont"/>
    <w:link w:val="BalloonText"/>
    <w:uiPriority w:val="99"/>
    <w:semiHidden/>
    <w:rsid w:val="00104FE6"/>
    <w:rPr>
      <w:rFonts w:ascii="Times New Roman" w:hAnsi="Times New Roman" w:cs="Times New Roman"/>
      <w:sz w:val="18"/>
      <w:szCs w:val="18"/>
    </w:rPr>
  </w:style>
  <w:style w:type="paragraph" w:styleId="NormalWeb">
    <w:name w:val="Normal (Web)"/>
    <w:basedOn w:val="Normal"/>
    <w:uiPriority w:val="99"/>
    <w:unhideWhenUsed/>
    <w:rsid w:val="002725C8"/>
    <w:pPr>
      <w:spacing w:before="100" w:beforeAutospacing="1" w:after="100" w:afterAutospacing="1"/>
    </w:pPr>
    <w:rPr>
      <w:lang w:eastAsia="zh-CN"/>
    </w:rPr>
  </w:style>
  <w:style w:type="paragraph" w:styleId="Footer">
    <w:name w:val="footer"/>
    <w:basedOn w:val="Normal"/>
    <w:link w:val="FooterChar"/>
    <w:unhideWhenUsed/>
    <w:rsid w:val="00F17796"/>
    <w:pPr>
      <w:tabs>
        <w:tab w:val="center" w:pos="4680"/>
        <w:tab w:val="right" w:pos="9360"/>
      </w:tabs>
    </w:pPr>
    <w:rPr>
      <w:rFonts w:eastAsiaTheme="minorEastAsia"/>
      <w:sz w:val="22"/>
      <w:szCs w:val="22"/>
    </w:rPr>
  </w:style>
  <w:style w:type="character" w:customStyle="1" w:styleId="FooterChar">
    <w:name w:val="Footer Char"/>
    <w:basedOn w:val="DefaultParagraphFont"/>
    <w:link w:val="Footer"/>
    <w:rsid w:val="00F17796"/>
    <w:rPr>
      <w:rFonts w:eastAsiaTheme="minorEastAsia"/>
      <w:sz w:val="22"/>
      <w:szCs w:val="22"/>
    </w:rPr>
  </w:style>
  <w:style w:type="character" w:styleId="PageNumber">
    <w:name w:val="page number"/>
    <w:basedOn w:val="DefaultParagraphFont"/>
    <w:rsid w:val="00F17796"/>
  </w:style>
  <w:style w:type="character" w:customStyle="1" w:styleId="apple-converted-space">
    <w:name w:val="apple-converted-space"/>
    <w:basedOn w:val="DefaultParagraphFont"/>
    <w:rsid w:val="00CA59C2"/>
  </w:style>
  <w:style w:type="paragraph" w:styleId="Header">
    <w:name w:val="header"/>
    <w:basedOn w:val="Normal"/>
    <w:link w:val="HeaderChar"/>
    <w:uiPriority w:val="99"/>
    <w:unhideWhenUsed/>
    <w:rsid w:val="0040468E"/>
    <w:pPr>
      <w:tabs>
        <w:tab w:val="center" w:pos="4680"/>
        <w:tab w:val="right" w:pos="9360"/>
      </w:tabs>
    </w:pPr>
  </w:style>
  <w:style w:type="character" w:customStyle="1" w:styleId="HeaderChar">
    <w:name w:val="Header Char"/>
    <w:basedOn w:val="DefaultParagraphFont"/>
    <w:link w:val="Header"/>
    <w:uiPriority w:val="99"/>
    <w:rsid w:val="0040468E"/>
  </w:style>
  <w:style w:type="paragraph" w:styleId="Revision">
    <w:name w:val="Revision"/>
    <w:hidden/>
    <w:uiPriority w:val="99"/>
    <w:semiHidden/>
    <w:rsid w:val="004A39C0"/>
  </w:style>
  <w:style w:type="paragraph" w:styleId="Title">
    <w:name w:val="Title"/>
    <w:basedOn w:val="Normal"/>
    <w:link w:val="TitleChar"/>
    <w:qFormat/>
    <w:rsid w:val="00613791"/>
    <w:pPr>
      <w:widowControl w:val="0"/>
      <w:overflowPunct w:val="0"/>
      <w:autoSpaceDE w:val="0"/>
      <w:autoSpaceDN w:val="0"/>
      <w:adjustRightInd w:val="0"/>
      <w:jc w:val="center"/>
    </w:pPr>
    <w:rPr>
      <w:kern w:val="28"/>
    </w:rPr>
  </w:style>
  <w:style w:type="character" w:customStyle="1" w:styleId="TitleChar">
    <w:name w:val="Title Char"/>
    <w:basedOn w:val="DefaultParagraphFont"/>
    <w:link w:val="Title"/>
    <w:rsid w:val="00613791"/>
    <w:rPr>
      <w:rFonts w:ascii="Times New Roman" w:eastAsia="Times New Roman" w:hAnsi="Times New Roman" w:cs="Times New Roman"/>
      <w:kern w:val="28"/>
    </w:rPr>
  </w:style>
  <w:style w:type="table" w:styleId="TableGrid">
    <w:name w:val="Table Grid"/>
    <w:basedOn w:val="TableNormal"/>
    <w:uiPriority w:val="39"/>
    <w:rsid w:val="006137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454169"/>
  </w:style>
  <w:style w:type="paragraph" w:styleId="NoSpacing">
    <w:name w:val="No Spacing"/>
    <w:uiPriority w:val="1"/>
    <w:qFormat/>
    <w:rsid w:val="00692563"/>
    <w:rPr>
      <w:rFonts w:eastAsiaTheme="minorEastAsia"/>
      <w:sz w:val="22"/>
      <w:szCs w:val="22"/>
    </w:rPr>
  </w:style>
  <w:style w:type="character" w:styleId="FollowedHyperlink">
    <w:name w:val="FollowedHyperlink"/>
    <w:basedOn w:val="DefaultParagraphFont"/>
    <w:uiPriority w:val="99"/>
    <w:semiHidden/>
    <w:unhideWhenUsed/>
    <w:rsid w:val="00717CC4"/>
    <w:rPr>
      <w:color w:val="954F72" w:themeColor="followedHyperlink"/>
      <w:u w:val="single"/>
    </w:rPr>
  </w:style>
  <w:style w:type="character" w:styleId="UnresolvedMention">
    <w:name w:val="Unresolved Mention"/>
    <w:basedOn w:val="DefaultParagraphFont"/>
    <w:uiPriority w:val="99"/>
    <w:semiHidden/>
    <w:unhideWhenUsed/>
    <w:rsid w:val="00717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4941">
      <w:bodyDiv w:val="1"/>
      <w:marLeft w:val="0"/>
      <w:marRight w:val="0"/>
      <w:marTop w:val="0"/>
      <w:marBottom w:val="0"/>
      <w:divBdr>
        <w:top w:val="none" w:sz="0" w:space="0" w:color="auto"/>
        <w:left w:val="none" w:sz="0" w:space="0" w:color="auto"/>
        <w:bottom w:val="none" w:sz="0" w:space="0" w:color="auto"/>
        <w:right w:val="none" w:sz="0" w:space="0" w:color="auto"/>
      </w:divBdr>
    </w:div>
    <w:div w:id="12459131">
      <w:bodyDiv w:val="1"/>
      <w:marLeft w:val="0"/>
      <w:marRight w:val="0"/>
      <w:marTop w:val="0"/>
      <w:marBottom w:val="0"/>
      <w:divBdr>
        <w:top w:val="none" w:sz="0" w:space="0" w:color="auto"/>
        <w:left w:val="none" w:sz="0" w:space="0" w:color="auto"/>
        <w:bottom w:val="none" w:sz="0" w:space="0" w:color="auto"/>
        <w:right w:val="none" w:sz="0" w:space="0" w:color="auto"/>
      </w:divBdr>
    </w:div>
    <w:div w:id="80612875">
      <w:bodyDiv w:val="1"/>
      <w:marLeft w:val="0"/>
      <w:marRight w:val="0"/>
      <w:marTop w:val="0"/>
      <w:marBottom w:val="0"/>
      <w:divBdr>
        <w:top w:val="none" w:sz="0" w:space="0" w:color="auto"/>
        <w:left w:val="none" w:sz="0" w:space="0" w:color="auto"/>
        <w:bottom w:val="none" w:sz="0" w:space="0" w:color="auto"/>
        <w:right w:val="none" w:sz="0" w:space="0" w:color="auto"/>
      </w:divBdr>
    </w:div>
    <w:div w:id="80833955">
      <w:bodyDiv w:val="1"/>
      <w:marLeft w:val="0"/>
      <w:marRight w:val="0"/>
      <w:marTop w:val="0"/>
      <w:marBottom w:val="0"/>
      <w:divBdr>
        <w:top w:val="none" w:sz="0" w:space="0" w:color="auto"/>
        <w:left w:val="none" w:sz="0" w:space="0" w:color="auto"/>
        <w:bottom w:val="none" w:sz="0" w:space="0" w:color="auto"/>
        <w:right w:val="none" w:sz="0" w:space="0" w:color="auto"/>
      </w:divBdr>
    </w:div>
    <w:div w:id="108859361">
      <w:bodyDiv w:val="1"/>
      <w:marLeft w:val="0"/>
      <w:marRight w:val="0"/>
      <w:marTop w:val="0"/>
      <w:marBottom w:val="0"/>
      <w:divBdr>
        <w:top w:val="none" w:sz="0" w:space="0" w:color="auto"/>
        <w:left w:val="none" w:sz="0" w:space="0" w:color="auto"/>
        <w:bottom w:val="none" w:sz="0" w:space="0" w:color="auto"/>
        <w:right w:val="none" w:sz="0" w:space="0" w:color="auto"/>
      </w:divBdr>
    </w:div>
    <w:div w:id="118189718">
      <w:bodyDiv w:val="1"/>
      <w:marLeft w:val="0"/>
      <w:marRight w:val="0"/>
      <w:marTop w:val="0"/>
      <w:marBottom w:val="0"/>
      <w:divBdr>
        <w:top w:val="none" w:sz="0" w:space="0" w:color="auto"/>
        <w:left w:val="none" w:sz="0" w:space="0" w:color="auto"/>
        <w:bottom w:val="none" w:sz="0" w:space="0" w:color="auto"/>
        <w:right w:val="none" w:sz="0" w:space="0" w:color="auto"/>
      </w:divBdr>
    </w:div>
    <w:div w:id="179046460">
      <w:bodyDiv w:val="1"/>
      <w:marLeft w:val="0"/>
      <w:marRight w:val="0"/>
      <w:marTop w:val="0"/>
      <w:marBottom w:val="0"/>
      <w:divBdr>
        <w:top w:val="none" w:sz="0" w:space="0" w:color="auto"/>
        <w:left w:val="none" w:sz="0" w:space="0" w:color="auto"/>
        <w:bottom w:val="none" w:sz="0" w:space="0" w:color="auto"/>
        <w:right w:val="none" w:sz="0" w:space="0" w:color="auto"/>
      </w:divBdr>
    </w:div>
    <w:div w:id="222374157">
      <w:bodyDiv w:val="1"/>
      <w:marLeft w:val="0"/>
      <w:marRight w:val="0"/>
      <w:marTop w:val="0"/>
      <w:marBottom w:val="0"/>
      <w:divBdr>
        <w:top w:val="none" w:sz="0" w:space="0" w:color="auto"/>
        <w:left w:val="none" w:sz="0" w:space="0" w:color="auto"/>
        <w:bottom w:val="none" w:sz="0" w:space="0" w:color="auto"/>
        <w:right w:val="none" w:sz="0" w:space="0" w:color="auto"/>
      </w:divBdr>
    </w:div>
    <w:div w:id="236063769">
      <w:bodyDiv w:val="1"/>
      <w:marLeft w:val="0"/>
      <w:marRight w:val="0"/>
      <w:marTop w:val="0"/>
      <w:marBottom w:val="0"/>
      <w:divBdr>
        <w:top w:val="none" w:sz="0" w:space="0" w:color="auto"/>
        <w:left w:val="none" w:sz="0" w:space="0" w:color="auto"/>
        <w:bottom w:val="none" w:sz="0" w:space="0" w:color="auto"/>
        <w:right w:val="none" w:sz="0" w:space="0" w:color="auto"/>
      </w:divBdr>
    </w:div>
    <w:div w:id="292712826">
      <w:bodyDiv w:val="1"/>
      <w:marLeft w:val="0"/>
      <w:marRight w:val="0"/>
      <w:marTop w:val="0"/>
      <w:marBottom w:val="0"/>
      <w:divBdr>
        <w:top w:val="none" w:sz="0" w:space="0" w:color="auto"/>
        <w:left w:val="none" w:sz="0" w:space="0" w:color="auto"/>
        <w:bottom w:val="none" w:sz="0" w:space="0" w:color="auto"/>
        <w:right w:val="none" w:sz="0" w:space="0" w:color="auto"/>
      </w:divBdr>
    </w:div>
    <w:div w:id="370964275">
      <w:bodyDiv w:val="1"/>
      <w:marLeft w:val="120"/>
      <w:marRight w:val="120"/>
      <w:marTop w:val="0"/>
      <w:marBottom w:val="0"/>
      <w:divBdr>
        <w:top w:val="none" w:sz="0" w:space="0" w:color="auto"/>
        <w:left w:val="none" w:sz="0" w:space="0" w:color="auto"/>
        <w:bottom w:val="none" w:sz="0" w:space="0" w:color="auto"/>
        <w:right w:val="none" w:sz="0" w:space="0" w:color="auto"/>
      </w:divBdr>
      <w:divsChild>
        <w:div w:id="1750037556">
          <w:marLeft w:val="0"/>
          <w:marRight w:val="0"/>
          <w:marTop w:val="0"/>
          <w:marBottom w:val="0"/>
          <w:divBdr>
            <w:top w:val="none" w:sz="0" w:space="0" w:color="auto"/>
            <w:left w:val="none" w:sz="0" w:space="0" w:color="auto"/>
            <w:bottom w:val="none" w:sz="0" w:space="0" w:color="auto"/>
            <w:right w:val="none" w:sz="0" w:space="0" w:color="auto"/>
          </w:divBdr>
          <w:divsChild>
            <w:div w:id="1054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37239">
      <w:bodyDiv w:val="1"/>
      <w:marLeft w:val="0"/>
      <w:marRight w:val="0"/>
      <w:marTop w:val="0"/>
      <w:marBottom w:val="0"/>
      <w:divBdr>
        <w:top w:val="none" w:sz="0" w:space="0" w:color="auto"/>
        <w:left w:val="none" w:sz="0" w:space="0" w:color="auto"/>
        <w:bottom w:val="none" w:sz="0" w:space="0" w:color="auto"/>
        <w:right w:val="none" w:sz="0" w:space="0" w:color="auto"/>
      </w:divBdr>
    </w:div>
    <w:div w:id="516966109">
      <w:bodyDiv w:val="1"/>
      <w:marLeft w:val="0"/>
      <w:marRight w:val="0"/>
      <w:marTop w:val="0"/>
      <w:marBottom w:val="0"/>
      <w:divBdr>
        <w:top w:val="none" w:sz="0" w:space="0" w:color="auto"/>
        <w:left w:val="none" w:sz="0" w:space="0" w:color="auto"/>
        <w:bottom w:val="none" w:sz="0" w:space="0" w:color="auto"/>
        <w:right w:val="none" w:sz="0" w:space="0" w:color="auto"/>
      </w:divBdr>
    </w:div>
    <w:div w:id="565065881">
      <w:bodyDiv w:val="1"/>
      <w:marLeft w:val="0"/>
      <w:marRight w:val="0"/>
      <w:marTop w:val="0"/>
      <w:marBottom w:val="0"/>
      <w:divBdr>
        <w:top w:val="none" w:sz="0" w:space="0" w:color="auto"/>
        <w:left w:val="none" w:sz="0" w:space="0" w:color="auto"/>
        <w:bottom w:val="none" w:sz="0" w:space="0" w:color="auto"/>
        <w:right w:val="none" w:sz="0" w:space="0" w:color="auto"/>
      </w:divBdr>
    </w:div>
    <w:div w:id="642933393">
      <w:bodyDiv w:val="1"/>
      <w:marLeft w:val="0"/>
      <w:marRight w:val="0"/>
      <w:marTop w:val="0"/>
      <w:marBottom w:val="0"/>
      <w:divBdr>
        <w:top w:val="none" w:sz="0" w:space="0" w:color="auto"/>
        <w:left w:val="none" w:sz="0" w:space="0" w:color="auto"/>
        <w:bottom w:val="none" w:sz="0" w:space="0" w:color="auto"/>
        <w:right w:val="none" w:sz="0" w:space="0" w:color="auto"/>
      </w:divBdr>
    </w:div>
    <w:div w:id="699207802">
      <w:bodyDiv w:val="1"/>
      <w:marLeft w:val="0"/>
      <w:marRight w:val="0"/>
      <w:marTop w:val="0"/>
      <w:marBottom w:val="0"/>
      <w:divBdr>
        <w:top w:val="none" w:sz="0" w:space="0" w:color="auto"/>
        <w:left w:val="none" w:sz="0" w:space="0" w:color="auto"/>
        <w:bottom w:val="none" w:sz="0" w:space="0" w:color="auto"/>
        <w:right w:val="none" w:sz="0" w:space="0" w:color="auto"/>
      </w:divBdr>
    </w:div>
    <w:div w:id="726759790">
      <w:bodyDiv w:val="1"/>
      <w:marLeft w:val="0"/>
      <w:marRight w:val="0"/>
      <w:marTop w:val="0"/>
      <w:marBottom w:val="0"/>
      <w:divBdr>
        <w:top w:val="none" w:sz="0" w:space="0" w:color="auto"/>
        <w:left w:val="none" w:sz="0" w:space="0" w:color="auto"/>
        <w:bottom w:val="none" w:sz="0" w:space="0" w:color="auto"/>
        <w:right w:val="none" w:sz="0" w:space="0" w:color="auto"/>
      </w:divBdr>
    </w:div>
    <w:div w:id="761343248">
      <w:bodyDiv w:val="1"/>
      <w:marLeft w:val="0"/>
      <w:marRight w:val="0"/>
      <w:marTop w:val="0"/>
      <w:marBottom w:val="0"/>
      <w:divBdr>
        <w:top w:val="none" w:sz="0" w:space="0" w:color="auto"/>
        <w:left w:val="none" w:sz="0" w:space="0" w:color="auto"/>
        <w:bottom w:val="none" w:sz="0" w:space="0" w:color="auto"/>
        <w:right w:val="none" w:sz="0" w:space="0" w:color="auto"/>
      </w:divBdr>
    </w:div>
    <w:div w:id="774594608">
      <w:bodyDiv w:val="1"/>
      <w:marLeft w:val="0"/>
      <w:marRight w:val="0"/>
      <w:marTop w:val="0"/>
      <w:marBottom w:val="0"/>
      <w:divBdr>
        <w:top w:val="none" w:sz="0" w:space="0" w:color="auto"/>
        <w:left w:val="none" w:sz="0" w:space="0" w:color="auto"/>
        <w:bottom w:val="none" w:sz="0" w:space="0" w:color="auto"/>
        <w:right w:val="none" w:sz="0" w:space="0" w:color="auto"/>
      </w:divBdr>
    </w:div>
    <w:div w:id="792603106">
      <w:bodyDiv w:val="1"/>
      <w:marLeft w:val="0"/>
      <w:marRight w:val="0"/>
      <w:marTop w:val="0"/>
      <w:marBottom w:val="0"/>
      <w:divBdr>
        <w:top w:val="none" w:sz="0" w:space="0" w:color="auto"/>
        <w:left w:val="none" w:sz="0" w:space="0" w:color="auto"/>
        <w:bottom w:val="none" w:sz="0" w:space="0" w:color="auto"/>
        <w:right w:val="none" w:sz="0" w:space="0" w:color="auto"/>
      </w:divBdr>
    </w:div>
    <w:div w:id="837502966">
      <w:bodyDiv w:val="1"/>
      <w:marLeft w:val="0"/>
      <w:marRight w:val="0"/>
      <w:marTop w:val="0"/>
      <w:marBottom w:val="0"/>
      <w:divBdr>
        <w:top w:val="none" w:sz="0" w:space="0" w:color="auto"/>
        <w:left w:val="none" w:sz="0" w:space="0" w:color="auto"/>
        <w:bottom w:val="none" w:sz="0" w:space="0" w:color="auto"/>
        <w:right w:val="none" w:sz="0" w:space="0" w:color="auto"/>
      </w:divBdr>
    </w:div>
    <w:div w:id="848909562">
      <w:bodyDiv w:val="1"/>
      <w:marLeft w:val="0"/>
      <w:marRight w:val="0"/>
      <w:marTop w:val="0"/>
      <w:marBottom w:val="0"/>
      <w:divBdr>
        <w:top w:val="none" w:sz="0" w:space="0" w:color="auto"/>
        <w:left w:val="none" w:sz="0" w:space="0" w:color="auto"/>
        <w:bottom w:val="none" w:sz="0" w:space="0" w:color="auto"/>
        <w:right w:val="none" w:sz="0" w:space="0" w:color="auto"/>
      </w:divBdr>
    </w:div>
    <w:div w:id="862089833">
      <w:bodyDiv w:val="1"/>
      <w:marLeft w:val="0"/>
      <w:marRight w:val="0"/>
      <w:marTop w:val="0"/>
      <w:marBottom w:val="0"/>
      <w:divBdr>
        <w:top w:val="none" w:sz="0" w:space="0" w:color="auto"/>
        <w:left w:val="none" w:sz="0" w:space="0" w:color="auto"/>
        <w:bottom w:val="none" w:sz="0" w:space="0" w:color="auto"/>
        <w:right w:val="none" w:sz="0" w:space="0" w:color="auto"/>
      </w:divBdr>
    </w:div>
    <w:div w:id="896747107">
      <w:bodyDiv w:val="1"/>
      <w:marLeft w:val="0"/>
      <w:marRight w:val="0"/>
      <w:marTop w:val="0"/>
      <w:marBottom w:val="0"/>
      <w:divBdr>
        <w:top w:val="none" w:sz="0" w:space="0" w:color="auto"/>
        <w:left w:val="none" w:sz="0" w:space="0" w:color="auto"/>
        <w:bottom w:val="none" w:sz="0" w:space="0" w:color="auto"/>
        <w:right w:val="none" w:sz="0" w:space="0" w:color="auto"/>
      </w:divBdr>
    </w:div>
    <w:div w:id="928856033">
      <w:bodyDiv w:val="1"/>
      <w:marLeft w:val="0"/>
      <w:marRight w:val="0"/>
      <w:marTop w:val="0"/>
      <w:marBottom w:val="0"/>
      <w:divBdr>
        <w:top w:val="none" w:sz="0" w:space="0" w:color="auto"/>
        <w:left w:val="none" w:sz="0" w:space="0" w:color="auto"/>
        <w:bottom w:val="none" w:sz="0" w:space="0" w:color="auto"/>
        <w:right w:val="none" w:sz="0" w:space="0" w:color="auto"/>
      </w:divBdr>
    </w:div>
    <w:div w:id="933512882">
      <w:bodyDiv w:val="1"/>
      <w:marLeft w:val="0"/>
      <w:marRight w:val="0"/>
      <w:marTop w:val="0"/>
      <w:marBottom w:val="0"/>
      <w:divBdr>
        <w:top w:val="none" w:sz="0" w:space="0" w:color="auto"/>
        <w:left w:val="none" w:sz="0" w:space="0" w:color="auto"/>
        <w:bottom w:val="none" w:sz="0" w:space="0" w:color="auto"/>
        <w:right w:val="none" w:sz="0" w:space="0" w:color="auto"/>
      </w:divBdr>
    </w:div>
    <w:div w:id="1099133122">
      <w:bodyDiv w:val="1"/>
      <w:marLeft w:val="0"/>
      <w:marRight w:val="0"/>
      <w:marTop w:val="0"/>
      <w:marBottom w:val="0"/>
      <w:divBdr>
        <w:top w:val="none" w:sz="0" w:space="0" w:color="auto"/>
        <w:left w:val="none" w:sz="0" w:space="0" w:color="auto"/>
        <w:bottom w:val="none" w:sz="0" w:space="0" w:color="auto"/>
        <w:right w:val="none" w:sz="0" w:space="0" w:color="auto"/>
      </w:divBdr>
    </w:div>
    <w:div w:id="1157263379">
      <w:bodyDiv w:val="1"/>
      <w:marLeft w:val="0"/>
      <w:marRight w:val="0"/>
      <w:marTop w:val="0"/>
      <w:marBottom w:val="0"/>
      <w:divBdr>
        <w:top w:val="none" w:sz="0" w:space="0" w:color="auto"/>
        <w:left w:val="none" w:sz="0" w:space="0" w:color="auto"/>
        <w:bottom w:val="none" w:sz="0" w:space="0" w:color="auto"/>
        <w:right w:val="none" w:sz="0" w:space="0" w:color="auto"/>
      </w:divBdr>
    </w:div>
    <w:div w:id="1217355423">
      <w:bodyDiv w:val="1"/>
      <w:marLeft w:val="0"/>
      <w:marRight w:val="0"/>
      <w:marTop w:val="0"/>
      <w:marBottom w:val="0"/>
      <w:divBdr>
        <w:top w:val="none" w:sz="0" w:space="0" w:color="auto"/>
        <w:left w:val="none" w:sz="0" w:space="0" w:color="auto"/>
        <w:bottom w:val="none" w:sz="0" w:space="0" w:color="auto"/>
        <w:right w:val="none" w:sz="0" w:space="0" w:color="auto"/>
      </w:divBdr>
    </w:div>
    <w:div w:id="1242720860">
      <w:bodyDiv w:val="1"/>
      <w:marLeft w:val="0"/>
      <w:marRight w:val="0"/>
      <w:marTop w:val="0"/>
      <w:marBottom w:val="0"/>
      <w:divBdr>
        <w:top w:val="none" w:sz="0" w:space="0" w:color="auto"/>
        <w:left w:val="none" w:sz="0" w:space="0" w:color="auto"/>
        <w:bottom w:val="none" w:sz="0" w:space="0" w:color="auto"/>
        <w:right w:val="none" w:sz="0" w:space="0" w:color="auto"/>
      </w:divBdr>
    </w:div>
    <w:div w:id="1409498321">
      <w:bodyDiv w:val="1"/>
      <w:marLeft w:val="0"/>
      <w:marRight w:val="0"/>
      <w:marTop w:val="0"/>
      <w:marBottom w:val="0"/>
      <w:divBdr>
        <w:top w:val="none" w:sz="0" w:space="0" w:color="auto"/>
        <w:left w:val="none" w:sz="0" w:space="0" w:color="auto"/>
        <w:bottom w:val="none" w:sz="0" w:space="0" w:color="auto"/>
        <w:right w:val="none" w:sz="0" w:space="0" w:color="auto"/>
      </w:divBdr>
    </w:div>
    <w:div w:id="1424953217">
      <w:bodyDiv w:val="1"/>
      <w:marLeft w:val="0"/>
      <w:marRight w:val="0"/>
      <w:marTop w:val="0"/>
      <w:marBottom w:val="0"/>
      <w:divBdr>
        <w:top w:val="none" w:sz="0" w:space="0" w:color="auto"/>
        <w:left w:val="none" w:sz="0" w:space="0" w:color="auto"/>
        <w:bottom w:val="none" w:sz="0" w:space="0" w:color="auto"/>
        <w:right w:val="none" w:sz="0" w:space="0" w:color="auto"/>
      </w:divBdr>
    </w:div>
    <w:div w:id="1443768438">
      <w:bodyDiv w:val="1"/>
      <w:marLeft w:val="0"/>
      <w:marRight w:val="0"/>
      <w:marTop w:val="0"/>
      <w:marBottom w:val="0"/>
      <w:divBdr>
        <w:top w:val="none" w:sz="0" w:space="0" w:color="auto"/>
        <w:left w:val="none" w:sz="0" w:space="0" w:color="auto"/>
        <w:bottom w:val="none" w:sz="0" w:space="0" w:color="auto"/>
        <w:right w:val="none" w:sz="0" w:space="0" w:color="auto"/>
      </w:divBdr>
    </w:div>
    <w:div w:id="1520313199">
      <w:bodyDiv w:val="1"/>
      <w:marLeft w:val="0"/>
      <w:marRight w:val="0"/>
      <w:marTop w:val="0"/>
      <w:marBottom w:val="0"/>
      <w:divBdr>
        <w:top w:val="none" w:sz="0" w:space="0" w:color="auto"/>
        <w:left w:val="none" w:sz="0" w:space="0" w:color="auto"/>
        <w:bottom w:val="none" w:sz="0" w:space="0" w:color="auto"/>
        <w:right w:val="none" w:sz="0" w:space="0" w:color="auto"/>
      </w:divBdr>
    </w:div>
    <w:div w:id="1551182717">
      <w:bodyDiv w:val="1"/>
      <w:marLeft w:val="0"/>
      <w:marRight w:val="0"/>
      <w:marTop w:val="0"/>
      <w:marBottom w:val="0"/>
      <w:divBdr>
        <w:top w:val="none" w:sz="0" w:space="0" w:color="auto"/>
        <w:left w:val="none" w:sz="0" w:space="0" w:color="auto"/>
        <w:bottom w:val="none" w:sz="0" w:space="0" w:color="auto"/>
        <w:right w:val="none" w:sz="0" w:space="0" w:color="auto"/>
      </w:divBdr>
    </w:div>
    <w:div w:id="1645428731">
      <w:bodyDiv w:val="1"/>
      <w:marLeft w:val="0"/>
      <w:marRight w:val="0"/>
      <w:marTop w:val="0"/>
      <w:marBottom w:val="0"/>
      <w:divBdr>
        <w:top w:val="none" w:sz="0" w:space="0" w:color="auto"/>
        <w:left w:val="none" w:sz="0" w:space="0" w:color="auto"/>
        <w:bottom w:val="none" w:sz="0" w:space="0" w:color="auto"/>
        <w:right w:val="none" w:sz="0" w:space="0" w:color="auto"/>
      </w:divBdr>
    </w:div>
    <w:div w:id="1676615770">
      <w:bodyDiv w:val="1"/>
      <w:marLeft w:val="0"/>
      <w:marRight w:val="0"/>
      <w:marTop w:val="0"/>
      <w:marBottom w:val="0"/>
      <w:divBdr>
        <w:top w:val="none" w:sz="0" w:space="0" w:color="auto"/>
        <w:left w:val="none" w:sz="0" w:space="0" w:color="auto"/>
        <w:bottom w:val="none" w:sz="0" w:space="0" w:color="auto"/>
        <w:right w:val="none" w:sz="0" w:space="0" w:color="auto"/>
      </w:divBdr>
      <w:divsChild>
        <w:div w:id="1161116021">
          <w:marLeft w:val="0"/>
          <w:marRight w:val="0"/>
          <w:marTop w:val="0"/>
          <w:marBottom w:val="0"/>
          <w:divBdr>
            <w:top w:val="none" w:sz="0" w:space="0" w:color="auto"/>
            <w:left w:val="none" w:sz="0" w:space="0" w:color="auto"/>
            <w:bottom w:val="none" w:sz="0" w:space="0" w:color="auto"/>
            <w:right w:val="none" w:sz="0" w:space="0" w:color="auto"/>
          </w:divBdr>
          <w:divsChild>
            <w:div w:id="749082854">
              <w:marLeft w:val="0"/>
              <w:marRight w:val="0"/>
              <w:marTop w:val="0"/>
              <w:marBottom w:val="0"/>
              <w:divBdr>
                <w:top w:val="none" w:sz="0" w:space="0" w:color="auto"/>
                <w:left w:val="none" w:sz="0" w:space="0" w:color="auto"/>
                <w:bottom w:val="none" w:sz="0" w:space="0" w:color="auto"/>
                <w:right w:val="none" w:sz="0" w:space="0" w:color="auto"/>
              </w:divBdr>
              <w:divsChild>
                <w:div w:id="9513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545364">
      <w:bodyDiv w:val="1"/>
      <w:marLeft w:val="0"/>
      <w:marRight w:val="0"/>
      <w:marTop w:val="0"/>
      <w:marBottom w:val="0"/>
      <w:divBdr>
        <w:top w:val="none" w:sz="0" w:space="0" w:color="auto"/>
        <w:left w:val="none" w:sz="0" w:space="0" w:color="auto"/>
        <w:bottom w:val="none" w:sz="0" w:space="0" w:color="auto"/>
        <w:right w:val="none" w:sz="0" w:space="0" w:color="auto"/>
      </w:divBdr>
    </w:div>
    <w:div w:id="1753817568">
      <w:bodyDiv w:val="1"/>
      <w:marLeft w:val="0"/>
      <w:marRight w:val="0"/>
      <w:marTop w:val="0"/>
      <w:marBottom w:val="0"/>
      <w:divBdr>
        <w:top w:val="none" w:sz="0" w:space="0" w:color="auto"/>
        <w:left w:val="none" w:sz="0" w:space="0" w:color="auto"/>
        <w:bottom w:val="none" w:sz="0" w:space="0" w:color="auto"/>
        <w:right w:val="none" w:sz="0" w:space="0" w:color="auto"/>
      </w:divBdr>
    </w:div>
    <w:div w:id="1791774669">
      <w:bodyDiv w:val="1"/>
      <w:marLeft w:val="0"/>
      <w:marRight w:val="0"/>
      <w:marTop w:val="0"/>
      <w:marBottom w:val="0"/>
      <w:divBdr>
        <w:top w:val="none" w:sz="0" w:space="0" w:color="auto"/>
        <w:left w:val="none" w:sz="0" w:space="0" w:color="auto"/>
        <w:bottom w:val="none" w:sz="0" w:space="0" w:color="auto"/>
        <w:right w:val="none" w:sz="0" w:space="0" w:color="auto"/>
      </w:divBdr>
    </w:div>
    <w:div w:id="1884437022">
      <w:bodyDiv w:val="1"/>
      <w:marLeft w:val="0"/>
      <w:marRight w:val="0"/>
      <w:marTop w:val="0"/>
      <w:marBottom w:val="0"/>
      <w:divBdr>
        <w:top w:val="none" w:sz="0" w:space="0" w:color="auto"/>
        <w:left w:val="none" w:sz="0" w:space="0" w:color="auto"/>
        <w:bottom w:val="none" w:sz="0" w:space="0" w:color="auto"/>
        <w:right w:val="none" w:sz="0" w:space="0" w:color="auto"/>
      </w:divBdr>
    </w:div>
    <w:div w:id="1891073615">
      <w:bodyDiv w:val="1"/>
      <w:marLeft w:val="0"/>
      <w:marRight w:val="0"/>
      <w:marTop w:val="0"/>
      <w:marBottom w:val="0"/>
      <w:divBdr>
        <w:top w:val="none" w:sz="0" w:space="0" w:color="auto"/>
        <w:left w:val="none" w:sz="0" w:space="0" w:color="auto"/>
        <w:bottom w:val="none" w:sz="0" w:space="0" w:color="auto"/>
        <w:right w:val="none" w:sz="0" w:space="0" w:color="auto"/>
      </w:divBdr>
    </w:div>
    <w:div w:id="1970550415">
      <w:bodyDiv w:val="1"/>
      <w:marLeft w:val="0"/>
      <w:marRight w:val="0"/>
      <w:marTop w:val="0"/>
      <w:marBottom w:val="0"/>
      <w:divBdr>
        <w:top w:val="none" w:sz="0" w:space="0" w:color="auto"/>
        <w:left w:val="none" w:sz="0" w:space="0" w:color="auto"/>
        <w:bottom w:val="none" w:sz="0" w:space="0" w:color="auto"/>
        <w:right w:val="none" w:sz="0" w:space="0" w:color="auto"/>
      </w:divBdr>
    </w:div>
    <w:div w:id="2004311058">
      <w:bodyDiv w:val="1"/>
      <w:marLeft w:val="0"/>
      <w:marRight w:val="0"/>
      <w:marTop w:val="0"/>
      <w:marBottom w:val="0"/>
      <w:divBdr>
        <w:top w:val="none" w:sz="0" w:space="0" w:color="auto"/>
        <w:left w:val="none" w:sz="0" w:space="0" w:color="auto"/>
        <w:bottom w:val="none" w:sz="0" w:space="0" w:color="auto"/>
        <w:right w:val="none" w:sz="0" w:space="0" w:color="auto"/>
      </w:divBdr>
    </w:div>
    <w:div w:id="2014063560">
      <w:bodyDiv w:val="1"/>
      <w:marLeft w:val="0"/>
      <w:marRight w:val="0"/>
      <w:marTop w:val="0"/>
      <w:marBottom w:val="0"/>
      <w:divBdr>
        <w:top w:val="none" w:sz="0" w:space="0" w:color="auto"/>
        <w:left w:val="none" w:sz="0" w:space="0" w:color="auto"/>
        <w:bottom w:val="none" w:sz="0" w:space="0" w:color="auto"/>
        <w:right w:val="none" w:sz="0" w:space="0" w:color="auto"/>
      </w:divBdr>
    </w:div>
    <w:div w:id="2029790786">
      <w:bodyDiv w:val="1"/>
      <w:marLeft w:val="0"/>
      <w:marRight w:val="0"/>
      <w:marTop w:val="0"/>
      <w:marBottom w:val="0"/>
      <w:divBdr>
        <w:top w:val="none" w:sz="0" w:space="0" w:color="auto"/>
        <w:left w:val="none" w:sz="0" w:space="0" w:color="auto"/>
        <w:bottom w:val="none" w:sz="0" w:space="0" w:color="auto"/>
        <w:right w:val="none" w:sz="0" w:space="0" w:color="auto"/>
      </w:divBdr>
      <w:divsChild>
        <w:div w:id="1803233910">
          <w:marLeft w:val="0"/>
          <w:marRight w:val="0"/>
          <w:marTop w:val="0"/>
          <w:marBottom w:val="0"/>
          <w:divBdr>
            <w:top w:val="none" w:sz="0" w:space="0" w:color="auto"/>
            <w:left w:val="none" w:sz="0" w:space="0" w:color="auto"/>
            <w:bottom w:val="none" w:sz="0" w:space="0" w:color="auto"/>
            <w:right w:val="none" w:sz="0" w:space="0" w:color="auto"/>
          </w:divBdr>
          <w:divsChild>
            <w:div w:id="1164517104">
              <w:marLeft w:val="0"/>
              <w:marRight w:val="0"/>
              <w:marTop w:val="0"/>
              <w:marBottom w:val="0"/>
              <w:divBdr>
                <w:top w:val="none" w:sz="0" w:space="0" w:color="auto"/>
                <w:left w:val="none" w:sz="0" w:space="0" w:color="auto"/>
                <w:bottom w:val="none" w:sz="0" w:space="0" w:color="auto"/>
                <w:right w:val="none" w:sz="0" w:space="0" w:color="auto"/>
              </w:divBdr>
              <w:divsChild>
                <w:div w:id="3025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56958">
      <w:bodyDiv w:val="1"/>
      <w:marLeft w:val="0"/>
      <w:marRight w:val="0"/>
      <w:marTop w:val="0"/>
      <w:marBottom w:val="0"/>
      <w:divBdr>
        <w:top w:val="none" w:sz="0" w:space="0" w:color="auto"/>
        <w:left w:val="none" w:sz="0" w:space="0" w:color="auto"/>
        <w:bottom w:val="none" w:sz="0" w:space="0" w:color="auto"/>
        <w:right w:val="none" w:sz="0" w:space="0" w:color="auto"/>
      </w:divBdr>
    </w:div>
    <w:div w:id="2081167577">
      <w:bodyDiv w:val="1"/>
      <w:marLeft w:val="0"/>
      <w:marRight w:val="0"/>
      <w:marTop w:val="0"/>
      <w:marBottom w:val="0"/>
      <w:divBdr>
        <w:top w:val="none" w:sz="0" w:space="0" w:color="auto"/>
        <w:left w:val="none" w:sz="0" w:space="0" w:color="auto"/>
        <w:bottom w:val="none" w:sz="0" w:space="0" w:color="auto"/>
        <w:right w:val="none" w:sz="0" w:space="0" w:color="auto"/>
      </w:divBdr>
      <w:divsChild>
        <w:div w:id="451629348">
          <w:marLeft w:val="0"/>
          <w:marRight w:val="0"/>
          <w:marTop w:val="0"/>
          <w:marBottom w:val="0"/>
          <w:divBdr>
            <w:top w:val="none" w:sz="0" w:space="0" w:color="auto"/>
            <w:left w:val="none" w:sz="0" w:space="0" w:color="auto"/>
            <w:bottom w:val="none" w:sz="0" w:space="0" w:color="auto"/>
            <w:right w:val="none" w:sz="0" w:space="0" w:color="auto"/>
          </w:divBdr>
          <w:divsChild>
            <w:div w:id="811026518">
              <w:marLeft w:val="0"/>
              <w:marRight w:val="0"/>
              <w:marTop w:val="0"/>
              <w:marBottom w:val="0"/>
              <w:divBdr>
                <w:top w:val="none" w:sz="0" w:space="0" w:color="auto"/>
                <w:left w:val="none" w:sz="0" w:space="0" w:color="auto"/>
                <w:bottom w:val="none" w:sz="0" w:space="0" w:color="auto"/>
                <w:right w:val="none" w:sz="0" w:space="0" w:color="auto"/>
              </w:divBdr>
              <w:divsChild>
                <w:div w:id="53392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82638">
      <w:bodyDiv w:val="1"/>
      <w:marLeft w:val="0"/>
      <w:marRight w:val="0"/>
      <w:marTop w:val="0"/>
      <w:marBottom w:val="0"/>
      <w:divBdr>
        <w:top w:val="none" w:sz="0" w:space="0" w:color="auto"/>
        <w:left w:val="none" w:sz="0" w:space="0" w:color="auto"/>
        <w:bottom w:val="none" w:sz="0" w:space="0" w:color="auto"/>
        <w:right w:val="none" w:sz="0" w:space="0" w:color="auto"/>
      </w:divBdr>
    </w:div>
    <w:div w:id="2129202925">
      <w:bodyDiv w:val="1"/>
      <w:marLeft w:val="0"/>
      <w:marRight w:val="0"/>
      <w:marTop w:val="0"/>
      <w:marBottom w:val="0"/>
      <w:divBdr>
        <w:top w:val="none" w:sz="0" w:space="0" w:color="auto"/>
        <w:left w:val="none" w:sz="0" w:space="0" w:color="auto"/>
        <w:bottom w:val="none" w:sz="0" w:space="0" w:color="auto"/>
        <w:right w:val="none" w:sz="0" w:space="0" w:color="auto"/>
      </w:divBdr>
    </w:div>
    <w:div w:id="213799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image" Target="media/image25.png"/><Relationship Id="rId52"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1.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CF09CEAFF5EA45A390F743542A4A54" ma:contentTypeVersion="3" ma:contentTypeDescription="Create a new document." ma:contentTypeScope="" ma:versionID="b1ec338688cc648ceb3611b6d95490ba">
  <xsd:schema xmlns:xsd="http://www.w3.org/2001/XMLSchema" xmlns:xs="http://www.w3.org/2001/XMLSchema" xmlns:p="http://schemas.microsoft.com/office/2006/metadata/properties" xmlns:ns3="811ef17b-0516-468d-874e-2ce4d74bfbf4" targetNamespace="http://schemas.microsoft.com/office/2006/metadata/properties" ma:root="true" ma:fieldsID="f15fb3fbbfce31550aaf6c057105d1c6" ns3:_="">
    <xsd:import namespace="811ef17b-0516-468d-874e-2ce4d74bfbf4"/>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1ef17b-0516-468d-874e-2ce4d74bfb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11ef17b-0516-468d-874e-2ce4d74bfbf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42302-3D26-4543-ABF6-584516B4DC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1ef17b-0516-468d-874e-2ce4d74bfb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ACEB5C-CC96-4A1E-9461-25045CCE70EF}">
  <ds:schemaRefs>
    <ds:schemaRef ds:uri="http://schemas.microsoft.com/office/2006/metadata/properties"/>
    <ds:schemaRef ds:uri="http://schemas.microsoft.com/office/infopath/2007/PartnerControls"/>
    <ds:schemaRef ds:uri="811ef17b-0516-468d-874e-2ce4d74bfbf4"/>
  </ds:schemaRefs>
</ds:datastoreItem>
</file>

<file path=customXml/itemProps3.xml><?xml version="1.0" encoding="utf-8"?>
<ds:datastoreItem xmlns:ds="http://schemas.openxmlformats.org/officeDocument/2006/customXml" ds:itemID="{073DDE9D-6306-4037-8907-98FCD1DA5DDF}">
  <ds:schemaRefs>
    <ds:schemaRef ds:uri="http://schemas.microsoft.com/sharepoint/v3/contenttype/forms"/>
  </ds:schemaRefs>
</ds:datastoreItem>
</file>

<file path=customXml/itemProps4.xml><?xml version="1.0" encoding="utf-8"?>
<ds:datastoreItem xmlns:ds="http://schemas.openxmlformats.org/officeDocument/2006/customXml" ds:itemID="{8169A02D-FDD7-6046-B151-AE76CA8AC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10982</Words>
  <Characters>62599</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lastPrinted>2023-03-27T16:11:00Z</cp:lastPrinted>
  <dcterms:created xsi:type="dcterms:W3CDTF">2023-04-01T00:22:00Z</dcterms:created>
  <dcterms:modified xsi:type="dcterms:W3CDTF">2023-04-01T00:22:00Z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documentId_6033</vt:lpwstr>
  </property>
  <property fmtid="{D5CDD505-2E9C-101B-9397-08002B2CF9AE}" pid="3" name="grammarly_documentContext">
    <vt:lpwstr>{"goals":[],"domain":"general","emotions":[],"dialect":"american"}</vt:lpwstr>
  </property>
  <property fmtid="{D5CDD505-2E9C-101B-9397-08002B2CF9AE}" pid="4" name="ContentTypeId">
    <vt:lpwstr>0x0101005DCF09CEAFF5EA45A390F743542A4A54</vt:lpwstr>
  </property>
</Properties>
</file>