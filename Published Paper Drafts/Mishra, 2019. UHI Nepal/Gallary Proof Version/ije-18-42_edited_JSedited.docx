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AC2229" w14:textId="2A7E4235" w:rsidR="00190147" w:rsidRPr="00557B55" w:rsidRDefault="009C1B50" w:rsidP="005428C1">
      <w:pPr>
        <w:pStyle w:val="Header"/>
        <w:tabs>
          <w:tab w:val="left" w:pos="540"/>
        </w:tabs>
        <w:spacing w:line="276" w:lineRule="auto"/>
        <w:jc w:val="center"/>
        <w:outlineLvl w:val="0"/>
        <w:rPr>
          <w:b/>
          <w:color w:val="00B050"/>
          <w:sz w:val="36"/>
          <w:szCs w:val="38"/>
        </w:rPr>
      </w:pPr>
      <w:r w:rsidRPr="00557B55">
        <w:rPr>
          <w:b/>
          <w:i/>
          <w:noProof/>
          <w:color w:val="00B050"/>
          <w:sz w:val="36"/>
          <w:szCs w:val="38"/>
        </w:rPr>
        <w:drawing>
          <wp:anchor distT="0" distB="0" distL="114300" distR="114300" simplePos="0" relativeHeight="251656192" behindDoc="0" locked="0" layoutInCell="1" allowOverlap="1" wp14:anchorId="046170FF" wp14:editId="54DA5F6C">
            <wp:simplePos x="0" y="0"/>
            <wp:positionH relativeFrom="column">
              <wp:posOffset>-877570</wp:posOffset>
            </wp:positionH>
            <wp:positionV relativeFrom="topMargin">
              <wp:posOffset>38100</wp:posOffset>
            </wp:positionV>
            <wp:extent cx="1318260" cy="891540"/>
            <wp:effectExtent l="0" t="0" r="0" b="3810"/>
            <wp:wrapSquare wrapText="bothSides"/>
            <wp:docPr id="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8" cstate="print"/>
                    <a:srcRect/>
                    <a:stretch>
                      <a:fillRect/>
                    </a:stretch>
                  </pic:blipFill>
                  <pic:spPr bwMode="auto">
                    <a:xfrm>
                      <a:off x="0" y="0"/>
                      <a:ext cx="1318260" cy="891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374C2" w:rsidRPr="00557B55">
        <w:rPr>
          <w:b/>
          <w:i/>
          <w:noProof/>
          <w:color w:val="00B050"/>
          <w:sz w:val="36"/>
          <w:szCs w:val="38"/>
        </w:rPr>
        <mc:AlternateContent>
          <mc:Choice Requires="wps">
            <w:drawing>
              <wp:anchor distT="0" distB="0" distL="114300" distR="114300" simplePos="0" relativeHeight="251659264" behindDoc="1" locked="0" layoutInCell="1" allowOverlap="1" wp14:anchorId="1CFDA92F" wp14:editId="0D15FE72">
                <wp:simplePos x="0" y="0"/>
                <wp:positionH relativeFrom="column">
                  <wp:posOffset>-1148080</wp:posOffset>
                </wp:positionH>
                <wp:positionV relativeFrom="paragraph">
                  <wp:posOffset>-909954</wp:posOffset>
                </wp:positionV>
                <wp:extent cx="7877175" cy="1790700"/>
                <wp:effectExtent l="0" t="0" r="47625" b="57150"/>
                <wp:wrapNone/>
                <wp:docPr id="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7175" cy="179070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D7DAD" id="Rectangle 100" o:spid="_x0000_s1026" style="position:absolute;margin-left:-90.4pt;margin-top:-71.65pt;width:620.25pt;height:1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" fillcolor="white [3201]" strokecolor="#92cddc [1944]" strokeweight="1pt">
                <v:fill color2="#b6dde8 [1304]" focus="100%" type="gradient"/>
                <v:shadow on="t" color="#205867 [1608]" opacity=".5" offset="1pt"/>
              </v:rect>
            </w:pict>
          </mc:Fallback>
        </mc:AlternateContent>
      </w:r>
      <w:r w:rsidR="00190147" w:rsidRPr="00557B55">
        <w:rPr>
          <w:b/>
          <w:color w:val="00B050"/>
          <w:sz w:val="36"/>
          <w:szCs w:val="38"/>
        </w:rPr>
        <w:t>INTERNATIONAL JOURNAL OF ENVIRONMENT</w:t>
      </w:r>
    </w:p>
    <w:p w14:paraId="4BA7542A" w14:textId="5AA35D56" w:rsidR="00557B55" w:rsidRDefault="00770D89" w:rsidP="007C0B0E">
      <w:pPr>
        <w:pStyle w:val="Header"/>
        <w:spacing w:line="276" w:lineRule="auto"/>
        <w:jc w:val="center"/>
        <w:rPr>
          <w:rStyle w:val="hp"/>
          <w:b/>
          <w:sz w:val="28"/>
          <w:szCs w:val="28"/>
        </w:rPr>
      </w:pPr>
      <w:r>
        <w:rPr>
          <w:b/>
          <w:sz w:val="28"/>
          <w:szCs w:val="28"/>
        </w:rPr>
        <w:t>Volume-</w:t>
      </w:r>
      <w:r w:rsidR="00C503C1">
        <w:rPr>
          <w:b/>
          <w:sz w:val="28"/>
          <w:szCs w:val="28"/>
        </w:rPr>
        <w:t>8</w:t>
      </w:r>
      <w:r>
        <w:rPr>
          <w:b/>
          <w:sz w:val="28"/>
          <w:szCs w:val="28"/>
        </w:rPr>
        <w:t>, Issue-</w:t>
      </w:r>
      <w:r w:rsidR="005361A9">
        <w:rPr>
          <w:b/>
          <w:sz w:val="28"/>
          <w:szCs w:val="28"/>
        </w:rPr>
        <w:t>1</w:t>
      </w:r>
      <w:r>
        <w:rPr>
          <w:b/>
          <w:sz w:val="28"/>
          <w:szCs w:val="28"/>
        </w:rPr>
        <w:t xml:space="preserve">, </w:t>
      </w:r>
      <w:r w:rsidR="004C1F2A">
        <w:rPr>
          <w:b/>
          <w:sz w:val="28"/>
          <w:szCs w:val="28"/>
        </w:rPr>
        <w:t>20</w:t>
      </w:r>
      <w:r w:rsidR="00891404">
        <w:rPr>
          <w:b/>
          <w:sz w:val="28"/>
          <w:szCs w:val="28"/>
        </w:rPr>
        <w:t>1</w:t>
      </w:r>
      <w:r w:rsidR="00C503C1">
        <w:rPr>
          <w:b/>
          <w:sz w:val="28"/>
          <w:szCs w:val="28"/>
        </w:rPr>
        <w:t>8</w:t>
      </w:r>
      <w:r w:rsidR="005361A9">
        <w:rPr>
          <w:b/>
          <w:sz w:val="28"/>
          <w:szCs w:val="28"/>
        </w:rPr>
        <w:t>/1</w:t>
      </w:r>
      <w:r w:rsidR="00C503C1">
        <w:rPr>
          <w:b/>
          <w:sz w:val="28"/>
          <w:szCs w:val="28"/>
        </w:rPr>
        <w:t>9</w:t>
      </w:r>
      <w:r>
        <w:rPr>
          <w:b/>
          <w:sz w:val="28"/>
          <w:szCs w:val="28"/>
        </w:rPr>
        <w:tab/>
      </w:r>
      <w:r w:rsidR="00190147" w:rsidRPr="002C7213">
        <w:rPr>
          <w:b/>
          <w:sz w:val="28"/>
          <w:szCs w:val="28"/>
        </w:rPr>
        <w:tab/>
        <w:t xml:space="preserve">ISSN </w:t>
      </w:r>
      <w:r w:rsidR="00190147" w:rsidRPr="002C7213">
        <w:rPr>
          <w:rStyle w:val="hp"/>
          <w:b/>
          <w:sz w:val="28"/>
          <w:szCs w:val="28"/>
        </w:rPr>
        <w:t>2091-2854</w:t>
      </w:r>
    </w:p>
    <w:p w14:paraId="6D549DDB" w14:textId="041DB298" w:rsidR="00741414" w:rsidRPr="00242643" w:rsidRDefault="00741414" w:rsidP="007C0B0E">
      <w:pPr>
        <w:pStyle w:val="Header"/>
        <w:spacing w:line="276" w:lineRule="auto"/>
        <w:jc w:val="center"/>
        <w:rPr>
          <w:b/>
          <w:i/>
          <w:color w:val="0070C0"/>
        </w:rPr>
      </w:pPr>
      <w:r w:rsidRPr="00242643">
        <w:rPr>
          <w:rStyle w:val="hp"/>
          <w:b/>
          <w:i/>
          <w:color w:val="0070C0"/>
        </w:rPr>
        <w:t>Received</w:t>
      </w:r>
      <w:r w:rsidR="00BC4981" w:rsidRPr="00242643">
        <w:rPr>
          <w:rStyle w:val="hp"/>
          <w:b/>
          <w:i/>
          <w:color w:val="0070C0"/>
        </w:rPr>
        <w:t>:</w:t>
      </w:r>
      <w:r w:rsidR="008E0416">
        <w:rPr>
          <w:rStyle w:val="hp"/>
          <w:b/>
          <w:i/>
          <w:color w:val="0070C0"/>
        </w:rPr>
        <w:t xml:space="preserve"> </w:t>
      </w:r>
      <w:r w:rsidR="006A6768">
        <w:rPr>
          <w:rStyle w:val="hp"/>
          <w:b/>
          <w:i/>
          <w:color w:val="0070C0"/>
        </w:rPr>
        <w:t>1</w:t>
      </w:r>
      <w:r w:rsidR="008E0416">
        <w:rPr>
          <w:rStyle w:val="hp"/>
          <w:b/>
          <w:i/>
          <w:color w:val="0070C0"/>
        </w:rPr>
        <w:t xml:space="preserve">4 </w:t>
      </w:r>
      <w:r w:rsidR="006A6768">
        <w:rPr>
          <w:rStyle w:val="hp"/>
          <w:b/>
          <w:i/>
          <w:color w:val="0070C0"/>
        </w:rPr>
        <w:t>Nov 2018</w:t>
      </w:r>
      <w:r w:rsidRPr="00242643">
        <w:rPr>
          <w:rStyle w:val="hp"/>
          <w:b/>
          <w:i/>
          <w:color w:val="0070C0"/>
        </w:rPr>
        <w:tab/>
        <w:t>Revised:</w:t>
      </w:r>
      <w:r w:rsidR="006A6768">
        <w:rPr>
          <w:rStyle w:val="hp"/>
          <w:b/>
          <w:i/>
          <w:color w:val="0070C0"/>
        </w:rPr>
        <w:t xml:space="preserve"> 25</w:t>
      </w:r>
      <w:r w:rsidR="00337655">
        <w:rPr>
          <w:rStyle w:val="hp"/>
          <w:b/>
          <w:i/>
          <w:color w:val="0070C0"/>
        </w:rPr>
        <w:t xml:space="preserve"> </w:t>
      </w:r>
      <w:r w:rsidR="006A6768">
        <w:rPr>
          <w:rStyle w:val="hp"/>
          <w:b/>
          <w:i/>
          <w:color w:val="0070C0"/>
        </w:rPr>
        <w:t>Jan 2019</w:t>
      </w:r>
      <w:r w:rsidRPr="00242643">
        <w:rPr>
          <w:rStyle w:val="hp"/>
          <w:b/>
          <w:i/>
          <w:color w:val="0070C0"/>
        </w:rPr>
        <w:tab/>
        <w:t>Accepted:</w:t>
      </w:r>
      <w:r w:rsidR="006A6768">
        <w:rPr>
          <w:rStyle w:val="hp"/>
          <w:b/>
          <w:i/>
          <w:color w:val="0070C0"/>
        </w:rPr>
        <w:t xml:space="preserve"> 26</w:t>
      </w:r>
      <w:r w:rsidR="00337655">
        <w:rPr>
          <w:rStyle w:val="hp"/>
          <w:b/>
          <w:i/>
          <w:color w:val="0070C0"/>
        </w:rPr>
        <w:t xml:space="preserve"> </w:t>
      </w:r>
      <w:r w:rsidR="006A6768">
        <w:rPr>
          <w:rStyle w:val="hp"/>
          <w:b/>
          <w:i/>
          <w:color w:val="0070C0"/>
        </w:rPr>
        <w:t>Jan</w:t>
      </w:r>
      <w:r w:rsidR="00337655">
        <w:rPr>
          <w:rStyle w:val="hp"/>
          <w:b/>
          <w:i/>
          <w:color w:val="0070C0"/>
        </w:rPr>
        <w:t xml:space="preserve"> 201</w:t>
      </w:r>
      <w:r w:rsidR="006A6768">
        <w:rPr>
          <w:rStyle w:val="hp"/>
          <w:b/>
          <w:i/>
          <w:color w:val="0070C0"/>
        </w:rPr>
        <w:t>9</w:t>
      </w:r>
    </w:p>
    <w:p w14:paraId="41BC7C82" w14:textId="7ADF7EDD" w:rsidR="00D03F84" w:rsidRDefault="0080442C" w:rsidP="006A6768">
      <w:pPr>
        <w:spacing w:line="440" w:lineRule="exact"/>
        <w:contextualSpacing/>
        <w:jc w:val="center"/>
        <w:rPr>
          <w:b/>
          <w:lang w:eastAsia="de-DE"/>
        </w:rPr>
      </w:pPr>
      <w:r w:rsidRPr="00D03F84">
        <w:rPr>
          <w:b/>
          <w:lang w:eastAsia="de-DE"/>
        </w:rPr>
        <w:t>URBAN HEAT ISLAND IN KATHMANDU, NEPAL: EVALUATING RELATIONSHIP BETWEEN NDVI AND LST FROM 2000 TO 2018</w:t>
      </w:r>
    </w:p>
    <w:p w14:paraId="6B12EF80" w14:textId="77777777" w:rsidR="00B16445" w:rsidRPr="00D03F84" w:rsidRDefault="00B16445" w:rsidP="006A6768">
      <w:pPr>
        <w:spacing w:line="440" w:lineRule="exact"/>
        <w:contextualSpacing/>
        <w:jc w:val="center"/>
        <w:rPr>
          <w:b/>
          <w:lang w:eastAsia="de-DE"/>
        </w:rPr>
      </w:pPr>
    </w:p>
    <w:p w14:paraId="77014FAE" w14:textId="2590DA61" w:rsidR="00D03F84" w:rsidRPr="00D03F84" w:rsidRDefault="00D03F84" w:rsidP="006A6768">
      <w:pPr>
        <w:contextualSpacing/>
        <w:jc w:val="center"/>
        <w:rPr>
          <w:lang w:eastAsia="de-DE"/>
        </w:rPr>
      </w:pPr>
      <w:r w:rsidRPr="00D03F84">
        <w:rPr>
          <w:lang w:eastAsia="de-DE"/>
        </w:rPr>
        <w:t>Bijesh Mishra</w:t>
      </w:r>
      <w:r w:rsidRPr="00D03F84">
        <w:rPr>
          <w:vertAlign w:val="superscript"/>
          <w:lang w:eastAsia="de-DE"/>
        </w:rPr>
        <w:t>1</w:t>
      </w:r>
      <w:r w:rsidR="006A6768">
        <w:rPr>
          <w:vertAlign w:val="superscript"/>
          <w:lang w:eastAsia="de-DE"/>
        </w:rPr>
        <w:t>*</w:t>
      </w:r>
      <w:r w:rsidRPr="00D03F84">
        <w:rPr>
          <w:lang w:eastAsia="de-DE"/>
        </w:rPr>
        <w:t>, Jeremy Sandifer</w:t>
      </w:r>
      <w:r w:rsidRPr="00D03F84">
        <w:rPr>
          <w:vertAlign w:val="superscript"/>
          <w:lang w:eastAsia="de-DE"/>
        </w:rPr>
        <w:t>2</w:t>
      </w:r>
      <w:r w:rsidRPr="00D03F84">
        <w:rPr>
          <w:lang w:eastAsia="de-DE"/>
        </w:rPr>
        <w:t xml:space="preserve">, </w:t>
      </w:r>
      <w:proofErr w:type="spellStart"/>
      <w:r w:rsidRPr="00D03F84">
        <w:rPr>
          <w:lang w:eastAsia="de-DE"/>
        </w:rPr>
        <w:t>Buddhi</w:t>
      </w:r>
      <w:proofErr w:type="spellEnd"/>
      <w:r w:rsidRPr="00D03F84">
        <w:rPr>
          <w:lang w:eastAsia="de-DE"/>
        </w:rPr>
        <w:t xml:space="preserve"> Raj Gyawali</w:t>
      </w:r>
      <w:r w:rsidRPr="00D03F84">
        <w:rPr>
          <w:vertAlign w:val="superscript"/>
          <w:lang w:eastAsia="de-DE"/>
        </w:rPr>
        <w:t>2</w:t>
      </w:r>
    </w:p>
    <w:p w14:paraId="085AB8DB" w14:textId="5E712D97" w:rsidR="00D03F84" w:rsidRPr="00D03F84" w:rsidRDefault="0080442C" w:rsidP="006A6768">
      <w:pPr>
        <w:contextualSpacing/>
        <w:jc w:val="center"/>
        <w:rPr>
          <w:lang w:eastAsia="de-DE"/>
        </w:rPr>
      </w:pPr>
      <w:r w:rsidRPr="006A6768">
        <w:rPr>
          <w:vertAlign w:val="superscript"/>
          <w:lang w:eastAsia="de-DE"/>
        </w:rPr>
        <w:t>1</w:t>
      </w:r>
      <w:r w:rsidR="00D03F84" w:rsidRPr="00D03F84">
        <w:rPr>
          <w:lang w:eastAsia="de-DE"/>
        </w:rPr>
        <w:t>Oklahoma State University, Stillwater OK, 74075</w:t>
      </w:r>
      <w:r w:rsidR="006A6768">
        <w:rPr>
          <w:lang w:eastAsia="de-DE"/>
        </w:rPr>
        <w:t>, USA</w:t>
      </w:r>
    </w:p>
    <w:p w14:paraId="1B7259BD" w14:textId="3D1C23D5" w:rsidR="00D03F84" w:rsidRDefault="0080442C" w:rsidP="006A6768">
      <w:pPr>
        <w:contextualSpacing/>
        <w:jc w:val="center"/>
        <w:rPr>
          <w:lang w:eastAsia="de-DE"/>
        </w:rPr>
      </w:pPr>
      <w:r w:rsidRPr="006A6768">
        <w:rPr>
          <w:vertAlign w:val="superscript"/>
          <w:lang w:eastAsia="de-DE"/>
        </w:rPr>
        <w:t>2</w:t>
      </w:r>
      <w:r w:rsidR="00D03F84" w:rsidRPr="00D03F84">
        <w:rPr>
          <w:lang w:eastAsia="de-DE"/>
        </w:rPr>
        <w:t>Kentucky State University, Frankfort, KY, 40601</w:t>
      </w:r>
      <w:r w:rsidR="006A6768">
        <w:rPr>
          <w:lang w:eastAsia="de-DE"/>
        </w:rPr>
        <w:t>, USA</w:t>
      </w:r>
    </w:p>
    <w:p w14:paraId="7ACA6CE6" w14:textId="2FD9AE4B" w:rsidR="0080442C" w:rsidRDefault="006A6768" w:rsidP="006A6768">
      <w:pPr>
        <w:contextualSpacing/>
        <w:jc w:val="center"/>
        <w:rPr>
          <w:color w:val="0000FF"/>
          <w:u w:val="single"/>
          <w:lang w:eastAsia="de-DE"/>
        </w:rPr>
      </w:pPr>
      <w:r>
        <w:rPr>
          <w:lang w:eastAsia="de-DE"/>
        </w:rPr>
        <w:t>*</w:t>
      </w:r>
      <w:r w:rsidR="0080442C">
        <w:rPr>
          <w:lang w:eastAsia="de-DE"/>
        </w:rPr>
        <w:t xml:space="preserve">Corresponding author: </w:t>
      </w:r>
      <w:hyperlink r:id="rId9" w:history="1">
        <w:r w:rsidR="0080442C" w:rsidRPr="006A6768">
          <w:rPr>
            <w:lang w:eastAsia="de-DE"/>
          </w:rPr>
          <w:t>bijesh.mishra@okstate.edu</w:t>
        </w:r>
      </w:hyperlink>
    </w:p>
    <w:p w14:paraId="6FBA42AA" w14:textId="38343B0E" w:rsidR="0080442C" w:rsidRDefault="0080442C" w:rsidP="0080442C">
      <w:pPr>
        <w:ind w:left="720"/>
        <w:contextualSpacing/>
        <w:jc w:val="center"/>
        <w:rPr>
          <w:lang w:eastAsia="de-DE"/>
        </w:rPr>
      </w:pPr>
      <w:r w:rsidRPr="00170575">
        <w:rPr>
          <w:noProof/>
        </w:rPr>
        <mc:AlternateContent>
          <mc:Choice Requires="wps">
            <w:drawing>
              <wp:anchor distT="0" distB="0" distL="114300" distR="114300" simplePos="0" relativeHeight="251665408" behindDoc="1" locked="0" layoutInCell="1" allowOverlap="1" wp14:anchorId="15ED1A66" wp14:editId="15E0BEB1">
                <wp:simplePos x="0" y="0"/>
                <wp:positionH relativeFrom="margin">
                  <wp:posOffset>-54610</wp:posOffset>
                </wp:positionH>
                <wp:positionV relativeFrom="paragraph">
                  <wp:posOffset>49530</wp:posOffset>
                </wp:positionV>
                <wp:extent cx="5928360" cy="4541520"/>
                <wp:effectExtent l="0" t="0" r="15240" b="11430"/>
                <wp:wrapNone/>
                <wp:docPr id="8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8360" cy="454152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99A4B" id="Rectangle 112" o:spid="_x0000_s1026" style="position:absolute;margin-left:-4.3pt;margin-top:3.9pt;width:466.8pt;height:357.6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" strokeweight="1.5pt">
                <w10:wrap anchorx="margin"/>
              </v:rect>
            </w:pict>
          </mc:Fallback>
        </mc:AlternateContent>
      </w:r>
      <w:r w:rsidR="00D03F84" w:rsidRPr="00D03F84">
        <w:rPr>
          <w:b/>
          <w:lang w:eastAsia="de-DE"/>
        </w:rPr>
        <w:t>Abstract</w:t>
      </w:r>
      <w:r w:rsidRPr="0080442C">
        <w:rPr>
          <w:noProof/>
          <w:lang w:val="en-GB" w:eastAsia="en-GB"/>
        </w:rPr>
        <w:t xml:space="preserve"> </w:t>
      </w:r>
    </w:p>
    <w:p w14:paraId="0CE979A3" w14:textId="5CABBF03" w:rsidR="00D03F84" w:rsidRPr="00D03F84" w:rsidRDefault="00D03F84" w:rsidP="0080442C">
      <w:pPr>
        <w:contextualSpacing/>
        <w:jc w:val="both"/>
        <w:rPr>
          <w:lang w:eastAsia="de-DE"/>
        </w:rPr>
      </w:pPr>
      <w:r w:rsidRPr="00D03F84">
        <w:rPr>
          <w:lang w:eastAsia="de-DE"/>
        </w:rPr>
        <w:t xml:space="preserve">The term “urban heat island” (UHI) describes increased surface and atmospheric temperatures in an urban core relative to surrounding non-urbanized areas. Although the phenomenon has been studied to a great extent throughout the world, it is less understood for Kathmandu, Nepal. This study used the Moderate Resolution Imaging </w:t>
      </w:r>
      <w:proofErr w:type="spellStart"/>
      <w:r w:rsidRPr="00D03F84">
        <w:rPr>
          <w:lang w:eastAsia="de-DE"/>
        </w:rPr>
        <w:t>Spectro</w:t>
      </w:r>
      <w:proofErr w:type="spellEnd"/>
      <w:r w:rsidRPr="00D03F84">
        <w:rPr>
          <w:lang w:eastAsia="de-DE"/>
        </w:rPr>
        <w:t xml:space="preserve">-radiometer (MODIS) 8-day product (MOD11A2) to evaluate land surface temperatures (LSTs), the MODIS-derived Normalized Difference Vegetation Index (NDVI) 16-day product (MOD13Q1) to quantify land surface characteristics, and the </w:t>
      </w:r>
      <w:del w:id="0" w:author="Sandifer, Jeremy" w:date="2019-02-03T16:46:00Z">
        <w:r w:rsidRPr="00D03F84" w:rsidDel="008D7955">
          <w:rPr>
            <w:lang w:eastAsia="de-DE"/>
          </w:rPr>
          <w:delText>MODIS annual</w:delText>
        </w:r>
      </w:del>
      <w:ins w:id="1" w:author="Sandifer, Jeremy" w:date="2019-02-03T16:46:00Z">
        <w:r w:rsidR="008D7955">
          <w:rPr>
            <w:lang w:eastAsia="de-DE"/>
          </w:rPr>
          <w:t>Landsat-based</w:t>
        </w:r>
      </w:ins>
      <w:r w:rsidRPr="00D03F84">
        <w:rPr>
          <w:lang w:eastAsia="de-DE"/>
        </w:rPr>
        <w:t xml:space="preserve"> land cover classification product</w:t>
      </w:r>
      <w:del w:id="2" w:author="Sandifer, Jeremy" w:date="2019-02-03T16:46:00Z">
        <w:r w:rsidRPr="00D03F84" w:rsidDel="008D7955">
          <w:rPr>
            <w:lang w:eastAsia="de-DE"/>
          </w:rPr>
          <w:delText xml:space="preserve"> (MCD12Q1)</w:delText>
        </w:r>
      </w:del>
      <w:r w:rsidRPr="00D03F84">
        <w:rPr>
          <w:lang w:eastAsia="de-DE"/>
        </w:rPr>
        <w:t xml:space="preserve"> to identify major land cover classes. We evaluated the spatial correlation between significant changes in LSTs and NDVI </w:t>
      </w:r>
      <w:proofErr w:type="gramStart"/>
      <w:r w:rsidRPr="00D03F84">
        <w:rPr>
          <w:lang w:eastAsia="de-DE"/>
        </w:rPr>
        <w:t>between 2000–2018</w:t>
      </w:r>
      <w:proofErr w:type="gramEnd"/>
      <w:r w:rsidRPr="00D03F84">
        <w:rPr>
          <w:lang w:eastAsia="de-DE"/>
        </w:rPr>
        <w:t>. Overall, urban (permanently developed areas) LSTs were consistently greater than non-urban (forests and dynamic agriculture lands) LSTs; however, the rate of increase in temperature was higher outside the central Kathmandu developed urban area. Furthermore, significant changes in NDVI values over time were more widespread and not always spatially coincident with significant changes in LST values, particularly for forested land areas. These results provide insight into systematic planning of open and green areas, construction of new infrastructure in peripheral areas, and highlight the challenges in applying traditional UHI conceptual models to rapidly developing urban areas such as Kathmandu, Nepal.</w:t>
      </w:r>
    </w:p>
    <w:p w14:paraId="73EC0AC0" w14:textId="77777777" w:rsidR="00D03F84" w:rsidRPr="00D03F84" w:rsidRDefault="00D03F84" w:rsidP="0080442C">
      <w:pPr>
        <w:contextualSpacing/>
        <w:jc w:val="both"/>
        <w:rPr>
          <w:lang w:eastAsia="de-DE"/>
        </w:rPr>
      </w:pPr>
      <w:r w:rsidRPr="00D03F84">
        <w:rPr>
          <w:lang w:eastAsia="de-DE"/>
        </w:rPr>
        <w:t>Keywords: Urban Heat Island, Urbanization, Land Cover Change, Nepal, Kathmandu.</w:t>
      </w:r>
    </w:p>
    <w:p w14:paraId="48E3C3F8" w14:textId="77777777" w:rsidR="00186A68" w:rsidRDefault="00186A68" w:rsidP="00186A68">
      <w:pPr>
        <w:pStyle w:val="NoSpacing"/>
        <w:rPr>
          <w:sz w:val="20"/>
          <w:szCs w:val="24"/>
        </w:rPr>
      </w:pPr>
    </w:p>
    <w:p w14:paraId="63BDD090" w14:textId="22902E94" w:rsidR="00186A68" w:rsidRPr="006A5762" w:rsidRDefault="00186A68" w:rsidP="00186A68">
      <w:pPr>
        <w:pStyle w:val="NoSpacing"/>
        <w:rPr>
          <w:sz w:val="20"/>
          <w:szCs w:val="24"/>
        </w:rPr>
      </w:pPr>
      <w:r w:rsidRPr="006A5762">
        <w:rPr>
          <w:sz w:val="20"/>
          <w:szCs w:val="24"/>
        </w:rPr>
        <w:t xml:space="preserve">DOI: </w:t>
      </w:r>
      <w:hyperlink r:id="rId10" w:history="1">
        <w:r w:rsidR="0042233A" w:rsidRPr="0042233A">
          <w:rPr>
            <w:rStyle w:val="Hyperlink"/>
            <w:color w:val="auto"/>
            <w:sz w:val="20"/>
            <w:szCs w:val="24"/>
            <w:u w:val="none"/>
          </w:rPr>
          <w:t>http://dx.doi.org/10.3126/ije.v8i1.22546</w:t>
        </w:r>
      </w:hyperlink>
      <w:r w:rsidR="0042233A" w:rsidRPr="0042233A">
        <w:rPr>
          <w:rStyle w:val="Hyperlink"/>
          <w:color w:val="auto"/>
          <w:sz w:val="20"/>
          <w:szCs w:val="24"/>
          <w:u w:val="none"/>
        </w:rPr>
        <w:t xml:space="preserve"> </w:t>
      </w:r>
    </w:p>
    <w:p w14:paraId="03F70486" w14:textId="5D34455C" w:rsidR="00186A68" w:rsidRPr="00DF190B" w:rsidRDefault="00B129A5" w:rsidP="00186A68">
      <w:pPr>
        <w:pStyle w:val="NoSpacing"/>
        <w:rPr>
          <w:sz w:val="20"/>
          <w:szCs w:val="24"/>
        </w:rPr>
      </w:pPr>
      <w:r>
        <w:rPr>
          <w:sz w:val="20"/>
          <w:szCs w:val="24"/>
        </w:rPr>
        <w:t>Copyright ©2019</w:t>
      </w:r>
      <w:r w:rsidR="00186A68" w:rsidRPr="00DF190B">
        <w:rPr>
          <w:sz w:val="20"/>
          <w:szCs w:val="24"/>
        </w:rPr>
        <w:t xml:space="preserve"> IJE </w:t>
      </w:r>
    </w:p>
    <w:p w14:paraId="367544D9" w14:textId="77777777" w:rsidR="00186A68" w:rsidRDefault="00186A68" w:rsidP="00186A68">
      <w:pPr>
        <w:pStyle w:val="NoSpacing"/>
        <w:rPr>
          <w:sz w:val="20"/>
          <w:szCs w:val="24"/>
        </w:rPr>
      </w:pPr>
      <w:r w:rsidRPr="00DF190B">
        <w:rPr>
          <w:sz w:val="20"/>
          <w:szCs w:val="24"/>
        </w:rPr>
        <w:t>This work is licensed under a CC BY-NC which permits use, distribution and reproduction in any medium provided the original work is properly cited and is not for commercial purposes</w:t>
      </w:r>
    </w:p>
    <w:p w14:paraId="29527A60" w14:textId="77777777" w:rsidR="0080442C" w:rsidRPr="00186A68" w:rsidRDefault="0080442C" w:rsidP="0080442C">
      <w:pPr>
        <w:keepNext/>
        <w:contextualSpacing/>
        <w:jc w:val="both"/>
        <w:outlineLvl w:val="0"/>
        <w:rPr>
          <w:b/>
          <w:bCs/>
          <w:color w:val="000000"/>
          <w:kern w:val="32"/>
          <w:lang w:val="en-IN" w:eastAsia="de-DE"/>
        </w:rPr>
      </w:pPr>
    </w:p>
    <w:p w14:paraId="08662E10" w14:textId="55B3EB5C" w:rsidR="00AE0597" w:rsidRPr="00D03F84" w:rsidRDefault="00AE0597" w:rsidP="00AE0597">
      <w:pPr>
        <w:keepNext/>
        <w:contextualSpacing/>
        <w:jc w:val="both"/>
        <w:outlineLvl w:val="0"/>
        <w:rPr>
          <w:b/>
          <w:bCs/>
          <w:color w:val="000000"/>
          <w:kern w:val="32"/>
          <w:lang w:eastAsia="de-DE"/>
        </w:rPr>
      </w:pPr>
      <w:r w:rsidRPr="00D03F84">
        <w:rPr>
          <w:b/>
          <w:bCs/>
          <w:color w:val="000000"/>
          <w:kern w:val="32"/>
          <w:lang w:eastAsia="de-DE"/>
        </w:rPr>
        <w:t>1</w:t>
      </w:r>
      <w:r w:rsidR="00261AC0">
        <w:rPr>
          <w:b/>
          <w:bCs/>
          <w:color w:val="000000"/>
          <w:kern w:val="32"/>
          <w:lang w:eastAsia="de-DE"/>
        </w:rPr>
        <w:t>.</w:t>
      </w:r>
      <w:r w:rsidRPr="00D03F84">
        <w:rPr>
          <w:b/>
          <w:bCs/>
          <w:color w:val="000000"/>
          <w:kern w:val="32"/>
          <w:lang w:eastAsia="de-DE"/>
        </w:rPr>
        <w:t xml:space="preserve"> Introduction</w:t>
      </w:r>
    </w:p>
    <w:p w14:paraId="2CF0B05C" w14:textId="18851CFD" w:rsidR="00AE0597" w:rsidRDefault="00AE0597" w:rsidP="0080442C">
      <w:pPr>
        <w:contextualSpacing/>
        <w:jc w:val="both"/>
        <w:rPr>
          <w:lang w:eastAsia="de-DE"/>
        </w:rPr>
      </w:pPr>
      <w:r w:rsidRPr="00D03F84">
        <w:rPr>
          <w:lang w:eastAsia="de-DE"/>
        </w:rPr>
        <w:t>Urbanization in Nepal has been observed since 1970 (</w:t>
      </w:r>
      <w:proofErr w:type="spellStart"/>
      <w:r w:rsidRPr="00D03F84">
        <w:rPr>
          <w:lang w:eastAsia="de-DE"/>
        </w:rPr>
        <w:t>Rimal</w:t>
      </w:r>
      <w:proofErr w:type="spellEnd"/>
      <w:r w:rsidRPr="00D03F84">
        <w:rPr>
          <w:lang w:eastAsia="de-DE"/>
        </w:rPr>
        <w:t xml:space="preserve"> et al. 2017; </w:t>
      </w:r>
      <w:proofErr w:type="spellStart"/>
      <w:r w:rsidRPr="00D03F84">
        <w:rPr>
          <w:lang w:eastAsia="de-DE"/>
        </w:rPr>
        <w:t>Thapa</w:t>
      </w:r>
      <w:proofErr w:type="spellEnd"/>
      <w:r w:rsidRPr="00D03F84">
        <w:rPr>
          <w:lang w:eastAsia="de-DE"/>
        </w:rPr>
        <w:t xml:space="preserve"> et al., 2008). In last few decades, Nepal has been among those countries with the highest urbanization rates with an annual increase of 3.0%. This trend is expected to continue until 2050 (</w:t>
      </w:r>
      <w:proofErr w:type="spellStart"/>
      <w:r w:rsidRPr="00D03F84">
        <w:rPr>
          <w:lang w:eastAsia="de-DE"/>
        </w:rPr>
        <w:t>Bakrania</w:t>
      </w:r>
      <w:proofErr w:type="spellEnd"/>
      <w:r w:rsidRPr="00D03F84">
        <w:rPr>
          <w:lang w:eastAsia="de-DE"/>
        </w:rPr>
        <w:t>, 2015; UN DESA, 2015). The areas with the greatest urbanization rates were in the Kathmandu Valley (</w:t>
      </w:r>
      <w:proofErr w:type="spellStart"/>
      <w:r w:rsidRPr="00D03F84">
        <w:rPr>
          <w:lang w:eastAsia="de-DE"/>
        </w:rPr>
        <w:t>MoUD</w:t>
      </w:r>
      <w:proofErr w:type="spellEnd"/>
      <w:r w:rsidRPr="00D03F84">
        <w:rPr>
          <w:lang w:eastAsia="de-DE"/>
        </w:rPr>
        <w:t xml:space="preserve">, 2015; </w:t>
      </w:r>
      <w:proofErr w:type="spellStart"/>
      <w:r w:rsidRPr="00D03F84">
        <w:rPr>
          <w:lang w:eastAsia="de-DE"/>
        </w:rPr>
        <w:t>Thapa</w:t>
      </w:r>
      <w:proofErr w:type="spellEnd"/>
      <w:r w:rsidRPr="00D03F84">
        <w:rPr>
          <w:lang w:eastAsia="de-DE"/>
        </w:rPr>
        <w:t xml:space="preserve"> et al., 2008), which comprises 24.02% of the total urban area. Kathmandu’s metropolitan municipality contains approximately 9.72% of the valley’s total urban population (</w:t>
      </w:r>
      <w:proofErr w:type="spellStart"/>
      <w:r w:rsidRPr="00D03F84">
        <w:rPr>
          <w:lang w:eastAsia="de-DE"/>
        </w:rPr>
        <w:t>Bakrania</w:t>
      </w:r>
      <w:proofErr w:type="spellEnd"/>
      <w:r w:rsidRPr="00D03F84">
        <w:rPr>
          <w:lang w:eastAsia="de-DE"/>
        </w:rPr>
        <w:t xml:space="preserve">, 2015; </w:t>
      </w:r>
      <w:proofErr w:type="spellStart"/>
      <w:r w:rsidRPr="00D03F84">
        <w:rPr>
          <w:lang w:eastAsia="de-DE"/>
        </w:rPr>
        <w:t>MoUD</w:t>
      </w:r>
      <w:proofErr w:type="spellEnd"/>
      <w:r w:rsidRPr="00D03F84">
        <w:rPr>
          <w:lang w:eastAsia="de-DE"/>
        </w:rPr>
        <w:t>, 2015). Kathmandu is a major urban center with a population exceeding three million people (</w:t>
      </w:r>
      <w:proofErr w:type="spellStart"/>
      <w:r w:rsidRPr="00D03F84">
        <w:rPr>
          <w:lang w:eastAsia="de-DE"/>
        </w:rPr>
        <w:t>Chitrakar</w:t>
      </w:r>
      <w:proofErr w:type="spellEnd"/>
      <w:r w:rsidRPr="00D03F84">
        <w:rPr>
          <w:lang w:eastAsia="de-DE"/>
        </w:rPr>
        <w:t xml:space="preserve"> et al., 2016).</w:t>
      </w:r>
    </w:p>
    <w:p w14:paraId="56193274" w14:textId="3000E227" w:rsidR="00D03F84" w:rsidRPr="00D03F84" w:rsidRDefault="00D03F84" w:rsidP="0080442C">
      <w:pPr>
        <w:contextualSpacing/>
        <w:jc w:val="both"/>
        <w:rPr>
          <w:lang w:eastAsia="de-DE"/>
        </w:rPr>
      </w:pPr>
      <w:r w:rsidRPr="00D03F84">
        <w:rPr>
          <w:lang w:eastAsia="de-DE"/>
        </w:rPr>
        <w:t>The climatic and weather conditions of the Kathmandu Valley have changed tremendously over last few decades because of rapid urbanization and conversion of a valley dominated by agricultural practices into an impervious surface layer. It has become uncomfortable and unhealthy for living as well as susceptible to disease outbreaks (</w:t>
      </w:r>
      <w:proofErr w:type="spellStart"/>
      <w:r w:rsidRPr="00D03F84">
        <w:rPr>
          <w:lang w:eastAsia="de-DE"/>
        </w:rPr>
        <w:t>Maharjan</w:t>
      </w:r>
      <w:proofErr w:type="spellEnd"/>
      <w:r w:rsidRPr="00D03F84">
        <w:rPr>
          <w:lang w:eastAsia="de-DE"/>
        </w:rPr>
        <w:t xml:space="preserve"> and </w:t>
      </w:r>
      <w:proofErr w:type="spellStart"/>
      <w:r w:rsidRPr="00D03F84">
        <w:rPr>
          <w:lang w:eastAsia="de-DE"/>
        </w:rPr>
        <w:t>Regmi</w:t>
      </w:r>
      <w:proofErr w:type="spellEnd"/>
      <w:r w:rsidRPr="00D03F84">
        <w:rPr>
          <w:lang w:eastAsia="de-DE"/>
        </w:rPr>
        <w:t xml:space="preserve">, 2014). Throughout the year, the temperature and relative humidity are both higher in Kathmandu </w:t>
      </w:r>
      <w:r w:rsidRPr="00D03F84">
        <w:rPr>
          <w:noProof/>
          <w:lang w:eastAsia="de-DE"/>
        </w:rPr>
        <w:t xml:space="preserve">city (which consists of only the Kathmandu Metropolitan City area) and nearby areas </w:t>
      </w:r>
      <w:r w:rsidRPr="00D03F84">
        <w:rPr>
          <w:lang w:eastAsia="de-DE"/>
        </w:rPr>
        <w:t xml:space="preserve">compared to the surrounding valley (which includes Kathmandu, </w:t>
      </w:r>
      <w:proofErr w:type="spellStart"/>
      <w:r w:rsidRPr="00D03F84">
        <w:rPr>
          <w:lang w:eastAsia="de-DE"/>
        </w:rPr>
        <w:t>Bhaktapur</w:t>
      </w:r>
      <w:proofErr w:type="spellEnd"/>
      <w:r w:rsidRPr="00D03F84">
        <w:rPr>
          <w:lang w:eastAsia="de-DE"/>
        </w:rPr>
        <w:t xml:space="preserve">, and </w:t>
      </w:r>
      <w:proofErr w:type="spellStart"/>
      <w:r w:rsidRPr="00D03F84">
        <w:rPr>
          <w:lang w:eastAsia="de-DE"/>
        </w:rPr>
        <w:t>Lalitpur</w:t>
      </w:r>
      <w:proofErr w:type="spellEnd"/>
      <w:r w:rsidRPr="00D03F84">
        <w:rPr>
          <w:lang w:eastAsia="de-DE"/>
        </w:rPr>
        <w:t xml:space="preserve"> districts) and nearby locations (</w:t>
      </w:r>
      <w:proofErr w:type="spellStart"/>
      <w:r w:rsidRPr="00D03F84">
        <w:rPr>
          <w:lang w:eastAsia="de-DE"/>
        </w:rPr>
        <w:t>Maharjan</w:t>
      </w:r>
      <w:proofErr w:type="spellEnd"/>
      <w:r w:rsidRPr="00D03F84">
        <w:rPr>
          <w:lang w:eastAsia="de-DE"/>
        </w:rPr>
        <w:t xml:space="preserve"> and </w:t>
      </w:r>
      <w:proofErr w:type="spellStart"/>
      <w:r w:rsidRPr="00D03F84">
        <w:rPr>
          <w:lang w:eastAsia="de-DE"/>
        </w:rPr>
        <w:t>Regmi</w:t>
      </w:r>
      <w:proofErr w:type="spellEnd"/>
      <w:r w:rsidRPr="00D03F84">
        <w:rPr>
          <w:lang w:eastAsia="de-DE"/>
        </w:rPr>
        <w:t>, 2014;</w:t>
      </w:r>
      <w:r w:rsidRPr="00D03F84">
        <w:rPr>
          <w:noProof/>
          <w:lang w:eastAsia="de-DE"/>
        </w:rPr>
        <w:t xml:space="preserve"> MoUD, 2015)</w:t>
      </w:r>
      <w:r w:rsidRPr="00D03F84">
        <w:rPr>
          <w:lang w:eastAsia="de-DE"/>
        </w:rPr>
        <w:t>.</w:t>
      </w:r>
    </w:p>
    <w:p w14:paraId="1FB16755" w14:textId="77777777" w:rsidR="00D03F84" w:rsidRPr="00D03F84" w:rsidRDefault="00D03F84" w:rsidP="0080442C">
      <w:pPr>
        <w:contextualSpacing/>
        <w:jc w:val="both"/>
        <w:rPr>
          <w:lang w:eastAsia="de-DE"/>
        </w:rPr>
      </w:pPr>
      <w:r w:rsidRPr="00D03F84">
        <w:rPr>
          <w:lang w:eastAsia="de-DE"/>
        </w:rPr>
        <w:t xml:space="preserve">Kathmandu Valley’s land use and land cover has changed significantly in the last four decades. </w:t>
      </w:r>
      <w:proofErr w:type="spellStart"/>
      <w:r w:rsidRPr="00D03F84">
        <w:rPr>
          <w:lang w:eastAsia="de-DE"/>
        </w:rPr>
        <w:t>Rimal</w:t>
      </w:r>
      <w:proofErr w:type="spellEnd"/>
      <w:r w:rsidRPr="00D03F84">
        <w:rPr>
          <w:lang w:eastAsia="de-DE"/>
        </w:rPr>
        <w:t xml:space="preserve"> et al. (2017) report that Kathmandu Valley had an average annual urban growth rate of 7.34% between 1976 and 1989, 7.70% between 1989 and 2002, and 5.90% between 2002 and 2015. The city has expanded as much as 412%, with the majority of land converted from agricultural land, which has changed the valley’s landscape considerably (</w:t>
      </w:r>
      <w:proofErr w:type="spellStart"/>
      <w:r w:rsidRPr="00D03F84">
        <w:rPr>
          <w:lang w:eastAsia="de-DE"/>
        </w:rPr>
        <w:t>Ishtiaque</w:t>
      </w:r>
      <w:proofErr w:type="spellEnd"/>
      <w:r w:rsidRPr="00D03F84">
        <w:rPr>
          <w:lang w:eastAsia="de-DE"/>
        </w:rPr>
        <w:t xml:space="preserve"> et al. 2017).</w:t>
      </w:r>
    </w:p>
    <w:p w14:paraId="73D5DD86" w14:textId="77777777" w:rsidR="00D03F84" w:rsidRPr="00D03F84" w:rsidRDefault="00D03F84" w:rsidP="0080442C">
      <w:pPr>
        <w:contextualSpacing/>
        <w:jc w:val="both"/>
        <w:rPr>
          <w:lang w:eastAsia="de-DE"/>
        </w:rPr>
      </w:pPr>
      <w:r w:rsidRPr="00D03F84">
        <w:rPr>
          <w:lang w:eastAsia="de-DE"/>
        </w:rPr>
        <w:t xml:space="preserve">The urbanization process reduces greenery and increases the number of impervious surfaces. This process causes changes in land use, land cover, and land surface characteristics that subsequently modify the local climate, moisture exchange, and ecosystem services, favoring heat trapping and storage (Cui et al., 2016; </w:t>
      </w:r>
      <w:proofErr w:type="spellStart"/>
      <w:r w:rsidRPr="00D03F84">
        <w:rPr>
          <w:lang w:eastAsia="de-DE"/>
        </w:rPr>
        <w:t>Jin</w:t>
      </w:r>
      <w:proofErr w:type="spellEnd"/>
      <w:r w:rsidRPr="00D03F84">
        <w:rPr>
          <w:lang w:eastAsia="de-DE"/>
        </w:rPr>
        <w:t xml:space="preserve"> et al., 2005; </w:t>
      </w:r>
      <w:proofErr w:type="spellStart"/>
      <w:r w:rsidRPr="00D03F84">
        <w:rPr>
          <w:lang w:eastAsia="de-DE"/>
        </w:rPr>
        <w:t>Lavaysse</w:t>
      </w:r>
      <w:proofErr w:type="spellEnd"/>
      <w:r w:rsidRPr="00D03F84">
        <w:rPr>
          <w:lang w:eastAsia="de-DE"/>
        </w:rPr>
        <w:t xml:space="preserve"> et al., 2018; Li et al., 2009). Heat trapping leads to temperature differences between urban and surrounding rural areas, with temperatures in urban areas higher than in rural areas, a phenomenon known as an “urban heat island” (UHI; </w:t>
      </w:r>
      <w:proofErr w:type="spellStart"/>
      <w:r w:rsidRPr="00D03F84">
        <w:rPr>
          <w:lang w:eastAsia="de-DE"/>
        </w:rPr>
        <w:t>Jin</w:t>
      </w:r>
      <w:proofErr w:type="spellEnd"/>
      <w:r w:rsidRPr="00D03F84">
        <w:rPr>
          <w:lang w:eastAsia="de-DE"/>
        </w:rPr>
        <w:t xml:space="preserve"> et al., 2005; Li et al. 2009). Increasing the population within these urban areas exacerbates UHI effects as well as exposes more people to the potential risks of UHI, such as hyperthermia (</w:t>
      </w:r>
      <w:proofErr w:type="spellStart"/>
      <w:r w:rsidRPr="00D03F84">
        <w:rPr>
          <w:lang w:eastAsia="de-DE"/>
        </w:rPr>
        <w:t>Azevedo</w:t>
      </w:r>
      <w:proofErr w:type="spellEnd"/>
      <w:r w:rsidRPr="00D03F84">
        <w:rPr>
          <w:lang w:eastAsia="de-DE"/>
        </w:rPr>
        <w:t xml:space="preserve"> et al., 2016). Land surface temperature (LST) is an important factor in UHI (</w:t>
      </w:r>
      <w:proofErr w:type="spellStart"/>
      <w:r w:rsidRPr="00D03F84">
        <w:rPr>
          <w:lang w:eastAsia="de-DE"/>
        </w:rPr>
        <w:t>Zakšek</w:t>
      </w:r>
      <w:proofErr w:type="spellEnd"/>
      <w:r w:rsidRPr="00D03F84">
        <w:rPr>
          <w:lang w:eastAsia="de-DE"/>
        </w:rPr>
        <w:t xml:space="preserve"> and </w:t>
      </w:r>
      <w:proofErr w:type="spellStart"/>
      <w:r w:rsidRPr="00D03F84">
        <w:rPr>
          <w:lang w:eastAsia="de-DE"/>
        </w:rPr>
        <w:t>Oštir</w:t>
      </w:r>
      <w:proofErr w:type="spellEnd"/>
      <w:r w:rsidRPr="00D03F84">
        <w:rPr>
          <w:lang w:eastAsia="de-DE"/>
        </w:rPr>
        <w:t>, 2012). Various studies found a correlation between the Normalized Difference Vegetation Index (NDVI) and LST (Grover and Singh, 2015; Liu et al., 2015). This correlation, however, may vary based on differences in topography, demographics, and land cover attributes.</w:t>
      </w:r>
    </w:p>
    <w:p w14:paraId="7D8E87C2" w14:textId="77777777" w:rsidR="00261AC0" w:rsidRDefault="00261AC0" w:rsidP="0080442C">
      <w:pPr>
        <w:contextualSpacing/>
        <w:jc w:val="both"/>
        <w:rPr>
          <w:lang w:eastAsia="de-DE"/>
        </w:rPr>
      </w:pPr>
    </w:p>
    <w:p w14:paraId="48826F78" w14:textId="77777777" w:rsidR="00261AC0" w:rsidRDefault="00261AC0" w:rsidP="0080442C">
      <w:pPr>
        <w:contextualSpacing/>
        <w:jc w:val="both"/>
        <w:rPr>
          <w:lang w:eastAsia="de-DE"/>
        </w:rPr>
      </w:pPr>
    </w:p>
    <w:p w14:paraId="6EA05FFA" w14:textId="15ADD2F3" w:rsidR="00D03F84" w:rsidRPr="00D03F84" w:rsidRDefault="00D03F84" w:rsidP="0080442C">
      <w:pPr>
        <w:contextualSpacing/>
        <w:jc w:val="both"/>
        <w:rPr>
          <w:lang w:eastAsia="de-DE"/>
        </w:rPr>
      </w:pPr>
      <w:r w:rsidRPr="00D03F84">
        <w:rPr>
          <w:lang w:eastAsia="de-DE"/>
        </w:rPr>
        <w:t>The UHI phenomenon is important to study because it affects many aspects of life, such as infrastructure, health, energy consumption, environmental stress, and discomfort, and leads to additional costs in building infrastructure (</w:t>
      </w:r>
      <w:proofErr w:type="spellStart"/>
      <w:r w:rsidRPr="00D03F84">
        <w:rPr>
          <w:lang w:eastAsia="de-DE"/>
        </w:rPr>
        <w:t>Azevedo</w:t>
      </w:r>
      <w:proofErr w:type="spellEnd"/>
      <w:r w:rsidRPr="00D03F84">
        <w:rPr>
          <w:lang w:eastAsia="de-DE"/>
        </w:rPr>
        <w:t xml:space="preserve"> et al., 2016). Depending on the nature and developmental phase, UHI can have detrimental socio-economic effects</w:t>
      </w:r>
      <w:r w:rsidRPr="00D03F84" w:rsidDel="004B1C38">
        <w:rPr>
          <w:lang w:eastAsia="de-DE"/>
        </w:rPr>
        <w:t xml:space="preserve"> </w:t>
      </w:r>
      <w:r w:rsidRPr="00D03F84">
        <w:rPr>
          <w:lang w:eastAsia="de-DE"/>
        </w:rPr>
        <w:t xml:space="preserve">(Cui et. al., 2016). Although some studies about changes in temperature have been conducted in the Kathmandu Valley, none of these studies has examined UHIs closely or the relationship of UHIs to other possible factors. Our study focuses on two major research questions: 1) </w:t>
      </w:r>
      <w:proofErr w:type="gramStart"/>
      <w:r w:rsidRPr="00D03F84">
        <w:rPr>
          <w:lang w:eastAsia="de-DE"/>
        </w:rPr>
        <w:t>Was</w:t>
      </w:r>
      <w:proofErr w:type="gramEnd"/>
      <w:r w:rsidRPr="00D03F84">
        <w:rPr>
          <w:lang w:eastAsia="de-DE"/>
        </w:rPr>
        <w:t xml:space="preserve"> there a significant change in LSTs of the Kathmandu Valley from 2000–2018? </w:t>
      </w:r>
      <w:proofErr w:type="gramStart"/>
      <w:r w:rsidRPr="00D03F84">
        <w:rPr>
          <w:lang w:eastAsia="de-DE"/>
        </w:rPr>
        <w:t>and</w:t>
      </w:r>
      <w:proofErr w:type="gramEnd"/>
      <w:r w:rsidRPr="00D03F84">
        <w:rPr>
          <w:lang w:eastAsia="de-DE"/>
        </w:rPr>
        <w:t xml:space="preserve"> 2) Was the LST change associated with a change in NDVI? </w:t>
      </w:r>
    </w:p>
    <w:p w14:paraId="198EF53B" w14:textId="77777777" w:rsidR="00D03F84" w:rsidRPr="00D03F84" w:rsidRDefault="00D03F84" w:rsidP="0080442C">
      <w:pPr>
        <w:contextualSpacing/>
        <w:jc w:val="both"/>
        <w:rPr>
          <w:lang w:eastAsia="de-DE"/>
        </w:rPr>
      </w:pPr>
    </w:p>
    <w:p w14:paraId="1C629235" w14:textId="306A1114" w:rsidR="00D03F84" w:rsidRPr="00D03F84" w:rsidRDefault="00D03F84" w:rsidP="0080442C">
      <w:pPr>
        <w:keepNext/>
        <w:contextualSpacing/>
        <w:jc w:val="both"/>
        <w:outlineLvl w:val="0"/>
        <w:rPr>
          <w:b/>
          <w:bCs/>
          <w:color w:val="000000"/>
          <w:kern w:val="32"/>
          <w:lang w:eastAsia="de-DE"/>
        </w:rPr>
      </w:pPr>
      <w:r w:rsidRPr="00D03F84">
        <w:rPr>
          <w:b/>
          <w:bCs/>
          <w:color w:val="000000"/>
          <w:kern w:val="32"/>
          <w:lang w:eastAsia="de-DE"/>
        </w:rPr>
        <w:t>2</w:t>
      </w:r>
      <w:r w:rsidR="00261AC0">
        <w:rPr>
          <w:b/>
          <w:bCs/>
          <w:color w:val="000000"/>
          <w:kern w:val="32"/>
          <w:lang w:eastAsia="de-DE"/>
        </w:rPr>
        <w:t>.</w:t>
      </w:r>
      <w:r w:rsidRPr="00D03F84">
        <w:rPr>
          <w:b/>
          <w:bCs/>
          <w:color w:val="000000"/>
          <w:kern w:val="32"/>
          <w:lang w:eastAsia="de-DE"/>
        </w:rPr>
        <w:t xml:space="preserve"> Material and Method</w:t>
      </w:r>
    </w:p>
    <w:p w14:paraId="0C8FB075" w14:textId="634B4C53" w:rsidR="00D03F84" w:rsidRPr="00D03F84" w:rsidRDefault="00D03F84" w:rsidP="0080442C">
      <w:pPr>
        <w:keepNext/>
        <w:contextualSpacing/>
        <w:jc w:val="both"/>
        <w:outlineLvl w:val="1"/>
        <w:rPr>
          <w:b/>
          <w:bCs/>
          <w:iCs/>
          <w:lang w:eastAsia="de-DE"/>
        </w:rPr>
      </w:pPr>
      <w:r w:rsidRPr="00D03F84">
        <w:rPr>
          <w:b/>
          <w:bCs/>
          <w:iCs/>
          <w:lang w:eastAsia="de-DE"/>
        </w:rPr>
        <w:t>2.1</w:t>
      </w:r>
      <w:r w:rsidR="00B73AB1">
        <w:rPr>
          <w:b/>
          <w:bCs/>
          <w:iCs/>
          <w:lang w:eastAsia="de-DE"/>
        </w:rPr>
        <w:t>.</w:t>
      </w:r>
      <w:r w:rsidRPr="00D03F84">
        <w:rPr>
          <w:b/>
          <w:bCs/>
          <w:iCs/>
          <w:lang w:eastAsia="de-DE"/>
        </w:rPr>
        <w:t xml:space="preserve"> Study site</w:t>
      </w:r>
    </w:p>
    <w:p w14:paraId="6A0BD8A3" w14:textId="22D9F65C" w:rsidR="00261AC0" w:rsidRDefault="00D03F84" w:rsidP="00261AC0">
      <w:pPr>
        <w:contextualSpacing/>
        <w:jc w:val="both"/>
        <w:rPr>
          <w:lang w:eastAsia="de-DE"/>
        </w:rPr>
      </w:pPr>
      <w:r w:rsidRPr="00D03F84">
        <w:rPr>
          <w:lang w:eastAsia="de-DE"/>
        </w:rPr>
        <w:t>As shown in Fig. 1, Kathmandu Valley is located at a latitude of 27°38’32”-27°45’7” N and longitude of 85°16’5”-85°22’32” E (</w:t>
      </w:r>
      <w:proofErr w:type="spellStart"/>
      <w:r w:rsidRPr="00D03F84">
        <w:rPr>
          <w:lang w:eastAsia="de-DE"/>
        </w:rPr>
        <w:t>Thapa</w:t>
      </w:r>
      <w:proofErr w:type="spellEnd"/>
      <w:r w:rsidRPr="00D03F84">
        <w:rPr>
          <w:lang w:eastAsia="de-DE"/>
        </w:rPr>
        <w:t xml:space="preserve"> et al., 2008). The bowl-shaped valley has an elevation of 1,100–2,700 m (average: 1,350 m) above mean sea level (</w:t>
      </w:r>
      <w:proofErr w:type="spellStart"/>
      <w:r w:rsidRPr="00D03F84">
        <w:rPr>
          <w:lang w:eastAsia="de-DE"/>
        </w:rPr>
        <w:t>Chitrakar</w:t>
      </w:r>
      <w:proofErr w:type="spellEnd"/>
      <w:r w:rsidRPr="00D03F84">
        <w:rPr>
          <w:lang w:eastAsia="de-DE"/>
        </w:rPr>
        <w:t xml:space="preserve"> et al., 2016; </w:t>
      </w:r>
      <w:proofErr w:type="spellStart"/>
      <w:r w:rsidRPr="00D03F84">
        <w:rPr>
          <w:lang w:eastAsia="de-DE"/>
        </w:rPr>
        <w:t>Thapa</w:t>
      </w:r>
      <w:proofErr w:type="spellEnd"/>
      <w:r w:rsidRPr="00D03F84">
        <w:rPr>
          <w:lang w:eastAsia="de-DE"/>
        </w:rPr>
        <w:t xml:space="preserve"> et al., 2008; </w:t>
      </w:r>
      <w:proofErr w:type="spellStart"/>
      <w:r w:rsidRPr="00D03F84">
        <w:rPr>
          <w:lang w:eastAsia="de-DE"/>
        </w:rPr>
        <w:t>Thapa</w:t>
      </w:r>
      <w:proofErr w:type="spellEnd"/>
      <w:r w:rsidRPr="00D03F84">
        <w:rPr>
          <w:lang w:eastAsia="de-DE"/>
        </w:rPr>
        <w:t xml:space="preserve"> and Murayama, 2009). The valley is subdivided into five neighboring urban areas (Kathmandu, </w:t>
      </w:r>
      <w:proofErr w:type="spellStart"/>
      <w:r w:rsidRPr="00D03F84">
        <w:rPr>
          <w:lang w:eastAsia="de-DE"/>
        </w:rPr>
        <w:t>Bhaktapur</w:t>
      </w:r>
      <w:proofErr w:type="spellEnd"/>
      <w:r w:rsidRPr="00D03F84">
        <w:rPr>
          <w:lang w:eastAsia="de-DE"/>
        </w:rPr>
        <w:t xml:space="preserve">, </w:t>
      </w:r>
      <w:proofErr w:type="spellStart"/>
      <w:r w:rsidRPr="00D03F84">
        <w:rPr>
          <w:lang w:eastAsia="de-DE"/>
        </w:rPr>
        <w:t>Lalitpur</w:t>
      </w:r>
      <w:proofErr w:type="spellEnd"/>
      <w:r w:rsidRPr="00D03F84">
        <w:rPr>
          <w:lang w:eastAsia="de-DE"/>
        </w:rPr>
        <w:t xml:space="preserve">, </w:t>
      </w:r>
      <w:proofErr w:type="spellStart"/>
      <w:r w:rsidRPr="00D03F84">
        <w:rPr>
          <w:lang w:eastAsia="de-DE"/>
        </w:rPr>
        <w:t>Kirtipur</w:t>
      </w:r>
      <w:proofErr w:type="spellEnd"/>
      <w:r w:rsidRPr="00D03F84">
        <w:rPr>
          <w:lang w:eastAsia="de-DE"/>
        </w:rPr>
        <w:t xml:space="preserve">, and </w:t>
      </w:r>
      <w:proofErr w:type="spellStart"/>
      <w:r w:rsidRPr="00D03F84">
        <w:rPr>
          <w:lang w:eastAsia="de-DE"/>
        </w:rPr>
        <w:t>Madhyapur</w:t>
      </w:r>
      <w:proofErr w:type="spellEnd"/>
      <w:r w:rsidRPr="00D03F84">
        <w:rPr>
          <w:lang w:eastAsia="de-DE"/>
        </w:rPr>
        <w:t xml:space="preserve"> </w:t>
      </w:r>
      <w:proofErr w:type="spellStart"/>
      <w:r w:rsidRPr="00D03F84">
        <w:rPr>
          <w:lang w:eastAsia="de-DE"/>
        </w:rPr>
        <w:t>Thimi</w:t>
      </w:r>
      <w:proofErr w:type="spellEnd"/>
      <w:r w:rsidRPr="00D03F84">
        <w:rPr>
          <w:lang w:eastAsia="de-DE"/>
        </w:rPr>
        <w:t xml:space="preserve">) and 97 surrounding </w:t>
      </w:r>
      <w:proofErr w:type="spellStart"/>
      <w:r w:rsidRPr="00D03F84">
        <w:rPr>
          <w:lang w:eastAsia="de-DE"/>
        </w:rPr>
        <w:t>peri</w:t>
      </w:r>
      <w:proofErr w:type="spellEnd"/>
      <w:r w:rsidRPr="00D03F84">
        <w:rPr>
          <w:lang w:eastAsia="de-DE"/>
        </w:rPr>
        <w:t>-urban and rural villages based on administrative units (</w:t>
      </w:r>
      <w:proofErr w:type="spellStart"/>
      <w:r w:rsidRPr="00D03F84">
        <w:rPr>
          <w:lang w:eastAsia="de-DE"/>
        </w:rPr>
        <w:t>Ishtiaque</w:t>
      </w:r>
      <w:proofErr w:type="spellEnd"/>
      <w:r w:rsidRPr="00D03F84">
        <w:rPr>
          <w:lang w:eastAsia="de-DE"/>
        </w:rPr>
        <w:t xml:space="preserve"> et al., 2017; </w:t>
      </w:r>
      <w:proofErr w:type="spellStart"/>
      <w:r w:rsidRPr="00D03F84">
        <w:rPr>
          <w:lang w:eastAsia="de-DE"/>
        </w:rPr>
        <w:t>Thapa</w:t>
      </w:r>
      <w:proofErr w:type="spellEnd"/>
      <w:r w:rsidRPr="00D03F84">
        <w:rPr>
          <w:lang w:eastAsia="de-DE"/>
        </w:rPr>
        <w:t xml:space="preserve"> and Murayama, 2012). The Kathmandu Metropolitan City area is flat with less than 1° slope and the soil is predominantly loamy and boulder in texture (Haack and </w:t>
      </w:r>
      <w:proofErr w:type="spellStart"/>
      <w:r w:rsidRPr="00D03F84">
        <w:rPr>
          <w:lang w:eastAsia="de-DE"/>
        </w:rPr>
        <w:t>Khatiwada</w:t>
      </w:r>
      <w:proofErr w:type="spellEnd"/>
      <w:r w:rsidRPr="00D03F84">
        <w:rPr>
          <w:lang w:eastAsia="de-DE"/>
        </w:rPr>
        <w:t xml:space="preserve">, 2007; </w:t>
      </w:r>
      <w:proofErr w:type="spellStart"/>
      <w:r w:rsidRPr="00D03F84">
        <w:rPr>
          <w:lang w:eastAsia="de-DE"/>
        </w:rPr>
        <w:t>Thapa</w:t>
      </w:r>
      <w:proofErr w:type="spellEnd"/>
      <w:r w:rsidRPr="00D03F84">
        <w:rPr>
          <w:lang w:eastAsia="de-DE"/>
        </w:rPr>
        <w:t xml:space="preserve"> et al., 2008). </w:t>
      </w:r>
    </w:p>
    <w:p w14:paraId="625D2461" w14:textId="1C7E54BD" w:rsidR="00261AC0" w:rsidRPr="00D03F84" w:rsidRDefault="00261AC0" w:rsidP="00261AC0">
      <w:pPr>
        <w:contextualSpacing/>
        <w:jc w:val="both"/>
        <w:rPr>
          <w:noProof/>
        </w:rPr>
      </w:pPr>
      <w:r w:rsidRPr="00D03F84">
        <w:rPr>
          <w:b/>
          <w:noProof/>
        </w:rPr>
        <w:drawing>
          <wp:anchor distT="0" distB="182880" distL="114300" distR="114300" simplePos="0" relativeHeight="251667456" behindDoc="0" locked="0" layoutInCell="1" allowOverlap="1" wp14:anchorId="30500572" wp14:editId="64CB1E89">
            <wp:simplePos x="0" y="0"/>
            <wp:positionH relativeFrom="margin">
              <wp:align>left</wp:align>
            </wp:positionH>
            <wp:positionV relativeFrom="paragraph">
              <wp:posOffset>4445</wp:posOffset>
            </wp:positionV>
            <wp:extent cx="4168775" cy="3086100"/>
            <wp:effectExtent l="0" t="0" r="3175" b="0"/>
            <wp:wrapTopAndBottom/>
            <wp:docPr id="8" name="Picture 8" descr="C:\BijeshMishra\Conference Presentation\UHI Nepal in AAG, Apr 5-10\KTM_UH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BijeshMishra\Conference Presentation\UHI Nepal in AAG, Apr 5-10\KTM_UHI_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877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3F84">
        <w:rPr>
          <w:b/>
          <w:lang w:eastAsia="de-DE"/>
        </w:rPr>
        <w:t xml:space="preserve">Figure </w:t>
      </w:r>
      <w:r w:rsidRPr="00D03F84">
        <w:rPr>
          <w:b/>
          <w:lang w:eastAsia="de-DE"/>
        </w:rPr>
        <w:fldChar w:fldCharType="begin"/>
      </w:r>
      <w:r w:rsidRPr="00D03F84">
        <w:rPr>
          <w:b/>
          <w:lang w:eastAsia="de-DE"/>
        </w:rPr>
        <w:instrText xml:space="preserve"> SEQ Figure \* ARABIC </w:instrText>
      </w:r>
      <w:r w:rsidRPr="00D03F84">
        <w:rPr>
          <w:b/>
          <w:lang w:eastAsia="de-DE"/>
        </w:rPr>
        <w:fldChar w:fldCharType="separate"/>
      </w:r>
      <w:r w:rsidR="00201C83">
        <w:rPr>
          <w:b/>
          <w:noProof/>
          <w:lang w:eastAsia="de-DE"/>
        </w:rPr>
        <w:t>1</w:t>
      </w:r>
      <w:r w:rsidRPr="00D03F84">
        <w:rPr>
          <w:b/>
          <w:noProof/>
          <w:lang w:eastAsia="de-DE"/>
        </w:rPr>
        <w:fldChar w:fldCharType="end"/>
      </w:r>
      <w:r w:rsidRPr="00D03F84">
        <w:rPr>
          <w:b/>
          <w:lang w:eastAsia="de-DE"/>
        </w:rPr>
        <w:t>: The Kathmandu Valley, Nepal.</w:t>
      </w:r>
      <w:r w:rsidRPr="00D03F84">
        <w:rPr>
          <w:noProof/>
        </w:rPr>
        <w:t xml:space="preserve"> </w:t>
      </w:r>
    </w:p>
    <w:p w14:paraId="212EF4CB" w14:textId="77777777" w:rsidR="00261AC0" w:rsidRDefault="00261AC0" w:rsidP="0080442C">
      <w:pPr>
        <w:keepNext/>
        <w:contextualSpacing/>
        <w:jc w:val="both"/>
        <w:outlineLvl w:val="1"/>
        <w:rPr>
          <w:b/>
          <w:bCs/>
          <w:iCs/>
          <w:lang w:eastAsia="de-DE"/>
        </w:rPr>
      </w:pPr>
    </w:p>
    <w:p w14:paraId="78E4011F" w14:textId="77777777" w:rsidR="00B73AB1" w:rsidRDefault="00B73AB1" w:rsidP="0080442C">
      <w:pPr>
        <w:keepNext/>
        <w:contextualSpacing/>
        <w:jc w:val="both"/>
        <w:outlineLvl w:val="1"/>
        <w:rPr>
          <w:b/>
          <w:bCs/>
          <w:iCs/>
          <w:lang w:eastAsia="de-DE"/>
        </w:rPr>
      </w:pPr>
    </w:p>
    <w:p w14:paraId="6979F1EA" w14:textId="74ABABA0" w:rsidR="00D03F84" w:rsidRPr="00D03F84" w:rsidRDefault="00D03F84" w:rsidP="0080442C">
      <w:pPr>
        <w:keepNext/>
        <w:contextualSpacing/>
        <w:jc w:val="both"/>
        <w:outlineLvl w:val="1"/>
        <w:rPr>
          <w:b/>
          <w:bCs/>
          <w:iCs/>
          <w:lang w:eastAsia="de-DE"/>
        </w:rPr>
      </w:pPr>
      <w:r w:rsidRPr="00D03F84">
        <w:rPr>
          <w:b/>
          <w:bCs/>
          <w:iCs/>
          <w:lang w:eastAsia="de-DE"/>
        </w:rPr>
        <w:t>2.2</w:t>
      </w:r>
      <w:r w:rsidR="00B73AB1">
        <w:rPr>
          <w:b/>
          <w:bCs/>
          <w:iCs/>
          <w:lang w:eastAsia="de-DE"/>
        </w:rPr>
        <w:t>.</w:t>
      </w:r>
      <w:r w:rsidRPr="00D03F84">
        <w:rPr>
          <w:b/>
          <w:bCs/>
          <w:iCs/>
          <w:lang w:eastAsia="de-DE"/>
        </w:rPr>
        <w:t xml:space="preserve"> Data Collection</w:t>
      </w:r>
    </w:p>
    <w:p w14:paraId="06428BDB" w14:textId="77777777" w:rsidR="00D03F84" w:rsidRPr="00D03F84" w:rsidRDefault="00D03F84" w:rsidP="00B73AB1">
      <w:pPr>
        <w:contextualSpacing/>
        <w:jc w:val="both"/>
        <w:rPr>
          <w:lang w:eastAsia="de-DE"/>
        </w:rPr>
      </w:pPr>
      <w:r w:rsidRPr="00D03F84">
        <w:rPr>
          <w:lang w:eastAsia="de-DE"/>
        </w:rPr>
        <w:t>Land cover information that possesses spatially and temporally consistent attributes or that carry the same classification definitions is not widely available for Nepal (</w:t>
      </w:r>
      <w:proofErr w:type="spellStart"/>
      <w:r w:rsidRPr="00D03F84">
        <w:rPr>
          <w:lang w:eastAsia="de-DE"/>
        </w:rPr>
        <w:t>Aksha</w:t>
      </w:r>
      <w:proofErr w:type="spellEnd"/>
      <w:r w:rsidRPr="00D03F84">
        <w:rPr>
          <w:lang w:eastAsia="de-DE"/>
        </w:rPr>
        <w:t xml:space="preserve"> et. al. 2018). Little consensus exists on how to define the particular classes of interests best. In lieu of sampling existing land cover data, simple classification data were developed in ArcGISPro using Landsat 5 Thematic Mapper (TM) and Landsat 8 </w:t>
      </w:r>
      <w:proofErr w:type="gramStart"/>
      <w:r w:rsidRPr="00D03F84">
        <w:rPr>
          <w:lang w:eastAsia="de-DE"/>
        </w:rPr>
        <w:t>Over</w:t>
      </w:r>
      <w:proofErr w:type="gramEnd"/>
      <w:r w:rsidRPr="00D03F84">
        <w:rPr>
          <w:lang w:eastAsia="de-DE"/>
        </w:rPr>
        <w:t xml:space="preserve"> Land Imager (OLI) 30-meter imagery for deriving the NDVI for grouping segmented land areas into 3 broad classes: development, forest, and agriculture. For this region, cloud-free imagery data are more readily available during the months of March and October each year. Imagery data from 2000 and 2018 were used to classify all land pixels into one of three classes according to the persistence of the Landsat-derived NDVI indices over the year according to the following equation:</w:t>
      </w:r>
    </w:p>
    <w:p w14:paraId="41FC0EF9" w14:textId="641DBA0C" w:rsidR="00D03F84" w:rsidRPr="00D03F84" w:rsidRDefault="00D03F84" w:rsidP="00B73AB1">
      <w:pPr>
        <w:contextualSpacing/>
        <w:jc w:val="both"/>
        <w:rPr>
          <w:lang w:eastAsia="de-DE"/>
        </w:rPr>
      </w:pPr>
      <w:proofErr w:type="spellStart"/>
      <w:r w:rsidRPr="00D03F84">
        <w:rPr>
          <w:lang w:eastAsia="de-DE"/>
        </w:rPr>
        <w:t>NDVI</w:t>
      </w:r>
      <w:r w:rsidRPr="00D03F84">
        <w:rPr>
          <w:vertAlign w:val="subscript"/>
          <w:lang w:eastAsia="de-DE"/>
        </w:rPr>
        <w:t>October</w:t>
      </w:r>
      <w:proofErr w:type="spellEnd"/>
      <w:r w:rsidRPr="00D03F84">
        <w:rPr>
          <w:lang w:eastAsia="de-DE"/>
        </w:rPr>
        <w:t xml:space="preserve"> – </w:t>
      </w:r>
      <w:proofErr w:type="spellStart"/>
      <w:r w:rsidRPr="00D03F84">
        <w:rPr>
          <w:lang w:eastAsia="de-DE"/>
        </w:rPr>
        <w:t>NDVI</w:t>
      </w:r>
      <w:r w:rsidRPr="00D03F84">
        <w:rPr>
          <w:vertAlign w:val="subscript"/>
          <w:lang w:eastAsia="de-DE"/>
        </w:rPr>
        <w:t>March</w:t>
      </w:r>
      <w:proofErr w:type="spellEnd"/>
      <w:r w:rsidRPr="00D03F84">
        <w:rPr>
          <w:lang w:eastAsia="de-DE"/>
        </w:rPr>
        <w:t xml:space="preserve"> = </w:t>
      </w:r>
      <w:proofErr w:type="spellStart"/>
      <w:r w:rsidRPr="00D03F84">
        <w:rPr>
          <w:lang w:eastAsia="de-DE"/>
        </w:rPr>
        <w:t>NDVI</w:t>
      </w:r>
      <w:r w:rsidRPr="00D03F84">
        <w:rPr>
          <w:vertAlign w:val="subscript"/>
          <w:lang w:eastAsia="de-DE"/>
        </w:rPr>
        <w:t>minus</w:t>
      </w:r>
      <w:proofErr w:type="spellEnd"/>
      <w:r w:rsidRPr="00D03F84">
        <w:rPr>
          <w:lang w:eastAsia="de-DE"/>
        </w:rPr>
        <w:t xml:space="preserve">                                               </w:t>
      </w:r>
      <w:r w:rsidR="00B73AB1">
        <w:rPr>
          <w:lang w:eastAsia="de-DE"/>
        </w:rPr>
        <w:tab/>
      </w:r>
      <w:r w:rsidR="00B73AB1">
        <w:rPr>
          <w:lang w:eastAsia="de-DE"/>
        </w:rPr>
        <w:tab/>
      </w:r>
      <w:r w:rsidR="00B73AB1">
        <w:rPr>
          <w:lang w:eastAsia="de-DE"/>
        </w:rPr>
        <w:tab/>
      </w:r>
      <w:r w:rsidR="00B73AB1">
        <w:rPr>
          <w:lang w:eastAsia="de-DE"/>
        </w:rPr>
        <w:tab/>
      </w:r>
      <w:r w:rsidRPr="00D03F84">
        <w:rPr>
          <w:lang w:eastAsia="de-DE"/>
        </w:rPr>
        <w:t xml:space="preserve">  (1)</w:t>
      </w:r>
    </w:p>
    <w:p w14:paraId="7DD74C0E" w14:textId="77777777" w:rsidR="00D03F84" w:rsidRPr="00D03F84" w:rsidRDefault="00D03F84" w:rsidP="00B73AB1">
      <w:pPr>
        <w:contextualSpacing/>
        <w:jc w:val="both"/>
        <w:rPr>
          <w:lang w:eastAsia="de-DE"/>
        </w:rPr>
      </w:pPr>
      <w:proofErr w:type="spellStart"/>
      <w:r w:rsidRPr="00D03F84">
        <w:rPr>
          <w:lang w:eastAsia="de-DE"/>
        </w:rPr>
        <w:t>NDVI</w:t>
      </w:r>
      <w:r w:rsidRPr="00D03F84">
        <w:rPr>
          <w:vertAlign w:val="subscript"/>
          <w:lang w:eastAsia="de-DE"/>
        </w:rPr>
        <w:t>minus</w:t>
      </w:r>
      <w:proofErr w:type="spellEnd"/>
      <w:r w:rsidRPr="00D03F84">
        <w:rPr>
          <w:lang w:eastAsia="de-DE"/>
        </w:rPr>
        <w:t xml:space="preserve"> is an indication of how variable the productivity of a particular pixel is over the year. For example, an urban development or a forest has a relatively stable signal while an agricultural site as an erratic signal. This information is combined with the actual estimates of NDVI to enable us to discern the three relevant land cover classes without having to tackle the issue of defining consistent land cover classes. Developed areas were land segments with highly persistent (continuous pixels with spectral homogeneity), but relatively low magnitude NDVI values. Forest areas were land segments highly persistent with relatively high NDVI values. Agricultural areas included any and all land segments where both the persistence and relative magnitude of the NDVI values varied widely, including cropland and open fields. No less than three specific agricultural land cover classes were detected, but for the scope of this study, all were aggregated into a single class. Finally, derived land cover products were spatially resampled to 500 meters using the </w:t>
      </w:r>
      <w:r w:rsidRPr="00D03F84">
        <w:rPr>
          <w:i/>
          <w:lang w:eastAsia="de-DE"/>
        </w:rPr>
        <w:t>majority</w:t>
      </w:r>
      <w:r w:rsidRPr="00D03F84">
        <w:rPr>
          <w:lang w:eastAsia="de-DE"/>
        </w:rPr>
        <w:t xml:space="preserve"> method.</w:t>
      </w:r>
    </w:p>
    <w:p w14:paraId="478DC0FA" w14:textId="77777777" w:rsidR="00D03F84" w:rsidRPr="00D03F84" w:rsidRDefault="00D03F84" w:rsidP="00B73AB1">
      <w:pPr>
        <w:contextualSpacing/>
        <w:jc w:val="both"/>
        <w:rPr>
          <w:lang w:eastAsia="de-DE"/>
        </w:rPr>
      </w:pPr>
      <w:r w:rsidRPr="00D03F84">
        <w:rPr>
          <w:lang w:eastAsia="de-DE"/>
        </w:rPr>
        <w:t xml:space="preserve">This study made extensive use of the Moderate Resolution Imaging </w:t>
      </w:r>
      <w:proofErr w:type="spellStart"/>
      <w:r w:rsidRPr="00D03F84">
        <w:rPr>
          <w:lang w:eastAsia="de-DE"/>
        </w:rPr>
        <w:t>Spectro</w:t>
      </w:r>
      <w:proofErr w:type="spellEnd"/>
      <w:r w:rsidRPr="00D03F84">
        <w:rPr>
          <w:lang w:eastAsia="de-DE"/>
        </w:rPr>
        <w:t xml:space="preserve">-radiometer (MODIS) instruments because of the wide systemic geographic coverage, relatively high temporal resolution, and long record length. Utilized products include the 8-day </w:t>
      </w:r>
      <w:r w:rsidRPr="00D03F84" w:rsidDel="008835FB">
        <w:rPr>
          <w:lang w:eastAsia="de-DE"/>
        </w:rPr>
        <w:t>LST</w:t>
      </w:r>
      <w:r w:rsidRPr="00D03F84">
        <w:rPr>
          <w:lang w:eastAsia="de-DE"/>
        </w:rPr>
        <w:t xml:space="preserve"> 1-km product (MOD11A2) and the 16-day NDVI 250 m product (MOD13Q1). The 500-m MODIS imagery pixel centroids were used as the individual units of observation as well as for sampling LST and NDVI data. The sampling extent was generated by converting the MODIS land cover product raster data into point-based centroids, where each centroid point retains the respective land cover types. Each centroid was sampled against all LST and NDVI layers and spatially resampled to match the 500-meter resolution of the land cover</w:t>
      </w:r>
      <w:r w:rsidRPr="00D03F84">
        <w:rPr>
          <w:bCs/>
          <w:iCs/>
          <w:lang w:eastAsia="de-DE"/>
        </w:rPr>
        <w:t xml:space="preserve"> product using the cubic convolution algorithm. The extent was </w:t>
      </w:r>
      <w:r w:rsidRPr="00D03F84">
        <w:rPr>
          <w:lang w:eastAsia="de-DE"/>
        </w:rPr>
        <w:t>aimed at capturing LST and NDVI variation over time in Kathmandu and adjacent areas within the valley. The points also covered a wide range of geographic conditions and elevation heights.</w:t>
      </w:r>
    </w:p>
    <w:p w14:paraId="1685D04D" w14:textId="77777777" w:rsidR="00261AC0" w:rsidRPr="00D03F84" w:rsidRDefault="00261AC0" w:rsidP="00261AC0">
      <w:pPr>
        <w:contextualSpacing/>
        <w:jc w:val="both"/>
        <w:rPr>
          <w:b/>
          <w:lang w:eastAsia="de-DE"/>
        </w:rPr>
      </w:pPr>
      <w:r w:rsidRPr="00D03F84">
        <w:rPr>
          <w:noProof/>
        </w:rPr>
        <w:lastRenderedPageBreak/>
        <w:drawing>
          <wp:inline distT="0" distB="0" distL="0" distR="0" wp14:anchorId="348F327A" wp14:editId="74904B55">
            <wp:extent cx="5569425" cy="3806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335" cy="3812962"/>
                    </a:xfrm>
                    <a:prstGeom prst="rect">
                      <a:avLst/>
                    </a:prstGeom>
                  </pic:spPr>
                </pic:pic>
              </a:graphicData>
            </a:graphic>
          </wp:inline>
        </w:drawing>
      </w:r>
    </w:p>
    <w:p w14:paraId="2694C67B" w14:textId="77777777" w:rsidR="00261AC0" w:rsidRPr="00D03F84" w:rsidRDefault="00261AC0" w:rsidP="00261AC0">
      <w:pPr>
        <w:contextualSpacing/>
        <w:jc w:val="both"/>
        <w:rPr>
          <w:b/>
          <w:bCs/>
          <w:lang w:eastAsia="de-DE"/>
        </w:rPr>
      </w:pPr>
      <w:r w:rsidRPr="00D03F84">
        <w:rPr>
          <w:b/>
          <w:bCs/>
          <w:lang w:eastAsia="de-DE"/>
        </w:rPr>
        <w:t>Figure 2: Sampling extent in the study area. MODIS-500-meter centroid observation units (N = 6029)</w:t>
      </w:r>
    </w:p>
    <w:p w14:paraId="0A10ECCB" w14:textId="77777777" w:rsidR="00D03F84" w:rsidRPr="00D03F84" w:rsidRDefault="00D03F84" w:rsidP="0080442C">
      <w:pPr>
        <w:contextualSpacing/>
        <w:jc w:val="both"/>
        <w:rPr>
          <w:lang w:eastAsia="de-DE"/>
        </w:rPr>
      </w:pPr>
      <w:r w:rsidRPr="00D03F84">
        <w:rPr>
          <w:lang w:eastAsia="de-DE"/>
        </w:rPr>
        <w:t>Sampling was conducted at the pixel level to quantify the distribution of change in LST and NDVI values in a spatially explicit manner not typically captured when aggregating values according to classifications or administrative zones. Pixel-based sampling and calculations on each 8-day LST image layer (N=892) and coincident 16-day NDVI image layer (N=451) were implemented using R and resulted in time series database tables covering the period 2000 to 2018 for each sample location (N=6269). Two simple statistical methods were employed for covering the objectives regarding a) potential change over time and b) the degree to which changes in LST and NDVI are related. For evaluating change over time (magnitude and significance), the simple least-squares-regression model was specified as:</w:t>
      </w:r>
    </w:p>
    <w:p w14:paraId="4658DF91" w14:textId="4A0342DD" w:rsidR="00D03F84" w:rsidRPr="00D03F84" w:rsidRDefault="00D03F84" w:rsidP="0080442C">
      <w:pPr>
        <w:contextualSpacing/>
        <w:jc w:val="both"/>
        <w:rPr>
          <w:i/>
          <w:lang w:eastAsia="de-DE"/>
        </w:rPr>
      </w:pPr>
      <w:r w:rsidRPr="00D03F84">
        <w:rPr>
          <w:i/>
          <w:lang w:eastAsia="de-DE"/>
        </w:rPr>
        <w:t>Y = C + M β m + ɛ</w:t>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lang w:eastAsia="de-DE"/>
        </w:rPr>
        <w:t>(2)</w:t>
      </w:r>
    </w:p>
    <w:p w14:paraId="2C09CF70" w14:textId="77777777" w:rsidR="00261AC0" w:rsidRDefault="00D03F84" w:rsidP="0080442C">
      <w:pPr>
        <w:contextualSpacing/>
        <w:jc w:val="both"/>
        <w:rPr>
          <w:lang w:eastAsia="de-DE"/>
        </w:rPr>
      </w:pPr>
      <w:r w:rsidRPr="00D03F84">
        <w:rPr>
          <w:lang w:eastAsia="de-DE"/>
        </w:rPr>
        <w:t xml:space="preserve">where </w:t>
      </w:r>
      <w:r w:rsidRPr="00D03F84">
        <w:rPr>
          <w:i/>
          <w:lang w:eastAsia="de-DE"/>
        </w:rPr>
        <w:t xml:space="preserve">M </w:t>
      </w:r>
      <w:r w:rsidRPr="00D03F84">
        <w:rPr>
          <w:lang w:eastAsia="de-DE"/>
        </w:rPr>
        <w:t>is the length of time of each location’s (</w:t>
      </w:r>
      <w:r w:rsidRPr="00D03F84">
        <w:rPr>
          <w:i/>
          <w:lang w:eastAsia="de-DE"/>
        </w:rPr>
        <w:t>m</w:t>
      </w:r>
      <w:r w:rsidRPr="00D03F84">
        <w:rPr>
          <w:lang w:eastAsia="de-DE"/>
        </w:rPr>
        <w:t>) LST or NDVI value (</w:t>
      </w:r>
      <w:r w:rsidRPr="00D03F84">
        <w:rPr>
          <w:i/>
          <w:lang w:eastAsia="de-DE"/>
        </w:rPr>
        <w:t>Y</w:t>
      </w:r>
      <w:r w:rsidRPr="00D03F84">
        <w:rPr>
          <w:lang w:eastAsia="de-DE"/>
        </w:rPr>
        <w:t xml:space="preserve">); β is the slope, which equals the increase in </w:t>
      </w:r>
      <w:r w:rsidRPr="00D03F84">
        <w:rPr>
          <w:i/>
          <w:lang w:eastAsia="de-DE"/>
        </w:rPr>
        <w:t>Y</w:t>
      </w:r>
      <w:r w:rsidRPr="00D03F84">
        <w:rPr>
          <w:lang w:eastAsia="de-DE"/>
        </w:rPr>
        <w:t xml:space="preserve"> per time step in </w:t>
      </w:r>
      <w:r w:rsidRPr="00D03F84">
        <w:rPr>
          <w:i/>
          <w:lang w:eastAsia="de-DE"/>
        </w:rPr>
        <w:t>M</w:t>
      </w:r>
      <w:r w:rsidRPr="00D03F84">
        <w:rPr>
          <w:lang w:eastAsia="de-DE"/>
        </w:rPr>
        <w:t xml:space="preserve">; </w:t>
      </w:r>
      <w:r w:rsidRPr="00D03F84">
        <w:rPr>
          <w:i/>
          <w:lang w:eastAsia="de-DE"/>
        </w:rPr>
        <w:t>C</w:t>
      </w:r>
      <w:r w:rsidRPr="00D03F84">
        <w:rPr>
          <w:lang w:eastAsia="de-DE"/>
        </w:rPr>
        <w:t xml:space="preserve"> is the y-intercept constant; and </w:t>
      </w:r>
      <w:r w:rsidRPr="00D03F84">
        <w:rPr>
          <w:i/>
          <w:lang w:eastAsia="de-DE"/>
        </w:rPr>
        <w:t>ɛ</w:t>
      </w:r>
      <w:r w:rsidRPr="00D03F84">
        <w:rPr>
          <w:lang w:eastAsia="de-DE"/>
        </w:rPr>
        <w:t xml:space="preserve"> is the error. The generated β coefficients described the approximate mean increase in LST and NDVI over time and any potentially significant change was based on </w:t>
      </w:r>
      <w:r w:rsidRPr="00D03F84">
        <w:rPr>
          <w:i/>
          <w:lang w:eastAsia="de-DE"/>
        </w:rPr>
        <w:t>p</w:t>
      </w:r>
      <w:r w:rsidRPr="00D03F84">
        <w:rPr>
          <w:lang w:eastAsia="de-DE"/>
        </w:rPr>
        <w:t>-values (</w:t>
      </w:r>
      <w:r w:rsidRPr="00D03F84">
        <w:rPr>
          <w:i/>
          <w:lang w:eastAsia="de-DE"/>
        </w:rPr>
        <w:t>p</w:t>
      </w:r>
      <w:r w:rsidRPr="00D03F84">
        <w:rPr>
          <w:lang w:eastAsia="de-DE"/>
        </w:rPr>
        <w:t xml:space="preserve"> &lt; 0.05). This analysis was applied to all of the pixels separately for all dates from 2000 to 2018. Each pixel time series was grouped according to the 2018 land cover sampled for that location and by the type of land cover change experienced between 2000 and 2018 to understand how NDVIs and LSTs may be interacting differently across the types. Lastly, the degree of associations between changes in </w:t>
      </w:r>
    </w:p>
    <w:p w14:paraId="39E58C30" w14:textId="77777777" w:rsidR="00261AC0" w:rsidRDefault="00261AC0" w:rsidP="0080442C">
      <w:pPr>
        <w:contextualSpacing/>
        <w:jc w:val="both"/>
        <w:rPr>
          <w:lang w:eastAsia="de-DE"/>
        </w:rPr>
      </w:pPr>
    </w:p>
    <w:p w14:paraId="18CF4DAA" w14:textId="77777777" w:rsidR="00B73AB1" w:rsidRDefault="00B73AB1" w:rsidP="0080442C">
      <w:pPr>
        <w:contextualSpacing/>
        <w:jc w:val="both"/>
        <w:rPr>
          <w:lang w:eastAsia="de-DE"/>
        </w:rPr>
      </w:pPr>
    </w:p>
    <w:p w14:paraId="5A85A3E0" w14:textId="7A1BD535" w:rsidR="00D03F84" w:rsidRPr="00D03F84" w:rsidRDefault="00D03F84" w:rsidP="0080442C">
      <w:pPr>
        <w:contextualSpacing/>
        <w:jc w:val="both"/>
        <w:rPr>
          <w:lang w:eastAsia="de-DE"/>
        </w:rPr>
      </w:pPr>
      <w:r w:rsidRPr="00D03F84">
        <w:rPr>
          <w:lang w:eastAsia="de-DE"/>
        </w:rPr>
        <w:t>NDVI and LST was evaluated using the Pearson Correlation (PC) value. All data summaries, figures, and hypotheses were developed using R and a suite of extended packages (R Core Team, 2013).</w:t>
      </w:r>
    </w:p>
    <w:p w14:paraId="53ECBF49" w14:textId="77777777" w:rsidR="00D03F84" w:rsidRPr="00D03F84" w:rsidRDefault="00D03F84" w:rsidP="0080442C">
      <w:pPr>
        <w:contextualSpacing/>
        <w:jc w:val="both"/>
        <w:rPr>
          <w:lang w:eastAsia="de-DE"/>
        </w:rPr>
      </w:pPr>
    </w:p>
    <w:p w14:paraId="3C733779" w14:textId="6FD90389" w:rsidR="00D03F84" w:rsidRPr="00D03F84" w:rsidRDefault="00D03F84" w:rsidP="0080442C">
      <w:pPr>
        <w:keepNext/>
        <w:contextualSpacing/>
        <w:jc w:val="both"/>
        <w:outlineLvl w:val="0"/>
        <w:rPr>
          <w:b/>
          <w:bCs/>
          <w:color w:val="000000"/>
          <w:kern w:val="32"/>
          <w:lang w:eastAsia="de-DE"/>
        </w:rPr>
      </w:pPr>
      <w:r w:rsidRPr="00D03F84">
        <w:rPr>
          <w:b/>
          <w:bCs/>
          <w:color w:val="000000"/>
          <w:kern w:val="32"/>
          <w:lang w:eastAsia="de-DE"/>
        </w:rPr>
        <w:t>3</w:t>
      </w:r>
      <w:r w:rsidR="00261AC0">
        <w:rPr>
          <w:b/>
          <w:bCs/>
          <w:color w:val="000000"/>
          <w:kern w:val="32"/>
          <w:lang w:eastAsia="de-DE"/>
        </w:rPr>
        <w:t>.</w:t>
      </w:r>
      <w:r w:rsidRPr="00D03F84">
        <w:rPr>
          <w:b/>
          <w:bCs/>
          <w:color w:val="000000"/>
          <w:kern w:val="32"/>
          <w:lang w:eastAsia="de-DE"/>
        </w:rPr>
        <w:t xml:space="preserve"> Results and Discussion</w:t>
      </w:r>
    </w:p>
    <w:p w14:paraId="2B2402A3" w14:textId="51196BCC" w:rsidR="00D03F84" w:rsidRPr="00D03F84" w:rsidRDefault="00D03F84" w:rsidP="0080442C">
      <w:pPr>
        <w:keepNext/>
        <w:contextualSpacing/>
        <w:jc w:val="both"/>
        <w:outlineLvl w:val="1"/>
        <w:rPr>
          <w:b/>
          <w:bCs/>
          <w:iCs/>
          <w:lang w:eastAsia="de-DE"/>
        </w:rPr>
      </w:pPr>
      <w:r w:rsidRPr="00D03F84">
        <w:rPr>
          <w:b/>
          <w:bCs/>
          <w:iCs/>
          <w:lang w:eastAsia="de-DE"/>
        </w:rPr>
        <w:t>3.1</w:t>
      </w:r>
      <w:r w:rsidR="00B73AB1">
        <w:rPr>
          <w:b/>
          <w:bCs/>
          <w:iCs/>
          <w:lang w:eastAsia="de-DE"/>
        </w:rPr>
        <w:t>.</w:t>
      </w:r>
      <w:r w:rsidRPr="00D03F84">
        <w:rPr>
          <w:b/>
          <w:bCs/>
          <w:iCs/>
          <w:lang w:eastAsia="de-DE"/>
        </w:rPr>
        <w:t xml:space="preserve"> Change in Land Cover Distributions 2000 to 2018</w:t>
      </w:r>
    </w:p>
    <w:p w14:paraId="2D5C8926" w14:textId="04A9ADA2" w:rsidR="00261AC0" w:rsidRPr="00D03F84" w:rsidRDefault="00D03F84" w:rsidP="00261AC0">
      <w:pPr>
        <w:contextualSpacing/>
        <w:jc w:val="both"/>
        <w:rPr>
          <w:lang w:eastAsia="de-DE"/>
        </w:rPr>
      </w:pPr>
      <w:r w:rsidRPr="00D03F84">
        <w:rPr>
          <w:lang w:eastAsia="de-DE"/>
        </w:rPr>
        <w:t xml:space="preserve">Land cover classification maps developed for the year 2000 and 2018 show a dynamic and changing landscape, including a large overall increase in developed areas of 25%, particularly in the areas adjacent to pre-existing development and largely replacing land previously used for agriculture. Figure 3 highlights the spatial distributions of land cover, including a forestland cover loss of 15% and a small increase (3%) in agricultural land compared to 2000 levels. Table 1 summarizes changes over time by the administrative regions; Kathmandu, </w:t>
      </w:r>
      <w:proofErr w:type="spellStart"/>
      <w:r w:rsidRPr="00D03F84">
        <w:rPr>
          <w:lang w:eastAsia="de-DE"/>
        </w:rPr>
        <w:t>Bhaktapur</w:t>
      </w:r>
      <w:proofErr w:type="spellEnd"/>
      <w:r w:rsidRPr="00D03F84">
        <w:rPr>
          <w:lang w:eastAsia="de-DE"/>
        </w:rPr>
        <w:t xml:space="preserve">, and </w:t>
      </w:r>
      <w:proofErr w:type="spellStart"/>
      <w:r w:rsidRPr="00D03F84">
        <w:rPr>
          <w:lang w:eastAsia="de-DE"/>
        </w:rPr>
        <w:t>Lalitpur</w:t>
      </w:r>
      <w:proofErr w:type="spellEnd"/>
      <w:r w:rsidRPr="00D03F84">
        <w:rPr>
          <w:lang w:eastAsia="de-DE"/>
        </w:rPr>
        <w:t xml:space="preserve"> had the most substantial increases in overall development at 42%, 123%, and 56%, respectively.</w:t>
      </w:r>
    </w:p>
    <w:p w14:paraId="70261706" w14:textId="75AD851C" w:rsidR="00261AC0" w:rsidRDefault="00261AC0" w:rsidP="00261AC0">
      <w:pPr>
        <w:contextualSpacing/>
        <w:jc w:val="both"/>
        <w:rPr>
          <w:b/>
          <w:bCs/>
          <w:lang w:eastAsia="de-DE"/>
        </w:rPr>
      </w:pPr>
      <w:r w:rsidRPr="00D03F84">
        <w:rPr>
          <w:b/>
          <w:bCs/>
          <w:noProof/>
        </w:rPr>
        <w:drawing>
          <wp:inline distT="0" distB="0" distL="0" distR="0" wp14:anchorId="1CF71187" wp14:editId="00EBDC58">
            <wp:extent cx="5759450" cy="470204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702046"/>
                    </a:xfrm>
                    <a:prstGeom prst="rect">
                      <a:avLst/>
                    </a:prstGeom>
                  </pic:spPr>
                </pic:pic>
              </a:graphicData>
            </a:graphic>
          </wp:inline>
        </w:drawing>
      </w:r>
      <w:r w:rsidRPr="00D03F84">
        <w:rPr>
          <w:b/>
          <w:bCs/>
          <w:lang w:eastAsia="de-DE"/>
        </w:rPr>
        <w:t>Figure 3: Land cover classifications highlighting the distribution of land cover types for the year 2000 (top left), the year 2018 (top right), and the type of change experienced during that period (bottom left).</w:t>
      </w:r>
    </w:p>
    <w:p w14:paraId="2E0BCDD3" w14:textId="77777777" w:rsidR="00261AC0" w:rsidRPr="00D03F84" w:rsidRDefault="00261AC0" w:rsidP="00261AC0">
      <w:pPr>
        <w:contextualSpacing/>
        <w:jc w:val="both"/>
        <w:rPr>
          <w:b/>
          <w:lang w:eastAsia="de-DE"/>
        </w:rPr>
      </w:pPr>
      <w:r w:rsidRPr="00D03F84">
        <w:rPr>
          <w:b/>
          <w:lang w:eastAsia="de-DE"/>
        </w:rPr>
        <w:lastRenderedPageBreak/>
        <w:t>Table 1: Land Cover (2000 and 2018) and land Cover Change Over time by Districts.</w:t>
      </w:r>
    </w:p>
    <w:tbl>
      <w:tblPr>
        <w:tblStyle w:val="TableGrid0"/>
        <w:tblW w:w="9602" w:type="dxa"/>
        <w:jc w:val="center"/>
        <w:tblInd w:w="0" w:type="dxa"/>
        <w:tblCellMar>
          <w:top w:w="55" w:type="dxa"/>
          <w:left w:w="35" w:type="dxa"/>
          <w:right w:w="2" w:type="dxa"/>
        </w:tblCellMar>
        <w:tblLook w:val="04A0" w:firstRow="1" w:lastRow="0" w:firstColumn="1" w:lastColumn="0" w:noHBand="0" w:noVBand="1"/>
      </w:tblPr>
      <w:tblGrid>
        <w:gridCol w:w="1502"/>
        <w:gridCol w:w="720"/>
        <w:gridCol w:w="678"/>
        <w:gridCol w:w="660"/>
        <w:gridCol w:w="732"/>
        <w:gridCol w:w="720"/>
        <w:gridCol w:w="630"/>
        <w:gridCol w:w="810"/>
        <w:gridCol w:w="810"/>
        <w:gridCol w:w="810"/>
        <w:gridCol w:w="1530"/>
      </w:tblGrid>
      <w:tr w:rsidR="00261AC0" w:rsidRPr="00D03F84" w14:paraId="138E770A" w14:textId="77777777" w:rsidTr="005A1C75">
        <w:trPr>
          <w:trHeight w:val="299"/>
          <w:jc w:val="center"/>
        </w:trPr>
        <w:tc>
          <w:tcPr>
            <w:tcW w:w="1502" w:type="dxa"/>
            <w:tcBorders>
              <w:top w:val="nil"/>
              <w:left w:val="nil"/>
              <w:bottom w:val="single" w:sz="15" w:space="0" w:color="000000"/>
              <w:right w:val="single" w:sz="15" w:space="0" w:color="000000"/>
            </w:tcBorders>
          </w:tcPr>
          <w:p w14:paraId="15E3F398" w14:textId="77777777" w:rsidR="00261AC0" w:rsidRPr="00D03F84" w:rsidRDefault="00261AC0" w:rsidP="005A1C75">
            <w:pPr>
              <w:jc w:val="both"/>
              <w:rPr>
                <w:sz w:val="22"/>
                <w:lang w:eastAsia="de-DE"/>
              </w:rPr>
            </w:pPr>
          </w:p>
        </w:tc>
        <w:tc>
          <w:tcPr>
            <w:tcW w:w="2058" w:type="dxa"/>
            <w:gridSpan w:val="3"/>
            <w:tcBorders>
              <w:top w:val="single" w:sz="15" w:space="0" w:color="000000"/>
              <w:left w:val="single" w:sz="15" w:space="0" w:color="000000"/>
              <w:bottom w:val="single" w:sz="15" w:space="0" w:color="000000"/>
              <w:right w:val="single" w:sz="15" w:space="0" w:color="000000"/>
            </w:tcBorders>
          </w:tcPr>
          <w:p w14:paraId="6504BCD2" w14:textId="77777777" w:rsidR="00261AC0" w:rsidRPr="00D03F84" w:rsidRDefault="00261AC0" w:rsidP="005A1C75">
            <w:pPr>
              <w:jc w:val="center"/>
              <w:rPr>
                <w:sz w:val="22"/>
                <w:lang w:eastAsia="de-DE"/>
              </w:rPr>
            </w:pPr>
            <w:r w:rsidRPr="00D03F84">
              <w:rPr>
                <w:rFonts w:ascii="Calibri" w:hAnsi="Calibri" w:cs="Calibri"/>
                <w:sz w:val="20"/>
                <w:lang w:eastAsia="de-DE"/>
              </w:rPr>
              <w:t>2000</w:t>
            </w:r>
          </w:p>
        </w:tc>
        <w:tc>
          <w:tcPr>
            <w:tcW w:w="2082" w:type="dxa"/>
            <w:gridSpan w:val="3"/>
            <w:tcBorders>
              <w:top w:val="single" w:sz="15" w:space="0" w:color="000000"/>
              <w:left w:val="single" w:sz="15" w:space="0" w:color="000000"/>
              <w:bottom w:val="single" w:sz="15" w:space="0" w:color="000000"/>
              <w:right w:val="double" w:sz="15" w:space="0" w:color="000000"/>
            </w:tcBorders>
          </w:tcPr>
          <w:p w14:paraId="01CCC3BF" w14:textId="77777777" w:rsidR="00261AC0" w:rsidRPr="00D03F84" w:rsidRDefault="00261AC0" w:rsidP="005A1C75">
            <w:pPr>
              <w:jc w:val="center"/>
              <w:rPr>
                <w:sz w:val="22"/>
                <w:lang w:eastAsia="de-DE"/>
              </w:rPr>
            </w:pPr>
            <w:r w:rsidRPr="00D03F84">
              <w:rPr>
                <w:rFonts w:ascii="Calibri" w:hAnsi="Calibri" w:cs="Calibri"/>
                <w:sz w:val="20"/>
                <w:lang w:eastAsia="de-DE"/>
              </w:rPr>
              <w:t>2018</w:t>
            </w:r>
          </w:p>
        </w:tc>
        <w:tc>
          <w:tcPr>
            <w:tcW w:w="2430" w:type="dxa"/>
            <w:gridSpan w:val="3"/>
            <w:tcBorders>
              <w:top w:val="single" w:sz="15" w:space="0" w:color="000000"/>
              <w:left w:val="double" w:sz="15" w:space="0" w:color="000000"/>
              <w:bottom w:val="single" w:sz="15" w:space="0" w:color="000000"/>
              <w:right w:val="single" w:sz="15" w:space="0" w:color="000000"/>
            </w:tcBorders>
          </w:tcPr>
          <w:p w14:paraId="277E28BE" w14:textId="77777777" w:rsidR="00261AC0" w:rsidRPr="00D03F84" w:rsidRDefault="00261AC0" w:rsidP="005A1C75">
            <w:pPr>
              <w:jc w:val="center"/>
              <w:rPr>
                <w:sz w:val="22"/>
                <w:lang w:eastAsia="de-DE"/>
              </w:rPr>
            </w:pPr>
            <w:r w:rsidRPr="00D03F84">
              <w:rPr>
                <w:rFonts w:ascii="Calibri" w:hAnsi="Calibri" w:cs="Calibri"/>
                <w:sz w:val="20"/>
                <w:lang w:eastAsia="de-DE"/>
              </w:rPr>
              <w:t>Change %</w:t>
            </w:r>
          </w:p>
        </w:tc>
        <w:tc>
          <w:tcPr>
            <w:tcW w:w="1530" w:type="dxa"/>
            <w:tcBorders>
              <w:top w:val="nil"/>
              <w:left w:val="single" w:sz="15" w:space="0" w:color="000000"/>
              <w:bottom w:val="single" w:sz="15" w:space="0" w:color="000000"/>
              <w:right w:val="nil"/>
            </w:tcBorders>
          </w:tcPr>
          <w:p w14:paraId="2DEDB6E7" w14:textId="77777777" w:rsidR="00261AC0" w:rsidRPr="00D03F84" w:rsidRDefault="00261AC0" w:rsidP="005A1C75">
            <w:pPr>
              <w:jc w:val="both"/>
              <w:rPr>
                <w:sz w:val="22"/>
                <w:lang w:eastAsia="de-DE"/>
              </w:rPr>
            </w:pPr>
          </w:p>
        </w:tc>
      </w:tr>
      <w:tr w:rsidR="00261AC0" w:rsidRPr="00D03F84" w14:paraId="4322757A" w14:textId="77777777" w:rsidTr="005A1C75">
        <w:trPr>
          <w:trHeight w:val="287"/>
          <w:jc w:val="center"/>
        </w:trPr>
        <w:tc>
          <w:tcPr>
            <w:tcW w:w="1502" w:type="dxa"/>
            <w:tcBorders>
              <w:top w:val="single" w:sz="15" w:space="0" w:color="000000"/>
              <w:left w:val="single" w:sz="15" w:space="0" w:color="000000"/>
              <w:bottom w:val="single" w:sz="8" w:space="0" w:color="000000"/>
              <w:right w:val="single" w:sz="15" w:space="0" w:color="000000"/>
            </w:tcBorders>
          </w:tcPr>
          <w:p w14:paraId="5B797A2C" w14:textId="77777777" w:rsidR="00261AC0" w:rsidRPr="00D03F84" w:rsidRDefault="00261AC0" w:rsidP="005A1C75">
            <w:pPr>
              <w:ind w:right="71"/>
              <w:jc w:val="right"/>
              <w:rPr>
                <w:sz w:val="22"/>
                <w:lang w:eastAsia="de-DE"/>
              </w:rPr>
            </w:pPr>
            <w:r w:rsidRPr="00D03F84">
              <w:rPr>
                <w:rFonts w:ascii="Calibri" w:hAnsi="Calibri" w:cs="Calibri"/>
                <w:b/>
                <w:i/>
                <w:sz w:val="20"/>
                <w:lang w:eastAsia="de-DE"/>
              </w:rPr>
              <w:t>Name</w:t>
            </w:r>
          </w:p>
        </w:tc>
        <w:tc>
          <w:tcPr>
            <w:tcW w:w="720" w:type="dxa"/>
            <w:tcBorders>
              <w:top w:val="single" w:sz="15" w:space="0" w:color="000000"/>
              <w:left w:val="single" w:sz="15" w:space="0" w:color="000000"/>
              <w:bottom w:val="single" w:sz="8" w:space="0" w:color="000000"/>
              <w:right w:val="single" w:sz="8" w:space="0" w:color="000000"/>
            </w:tcBorders>
          </w:tcPr>
          <w:p w14:paraId="5E50C505"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Forest</w:t>
            </w:r>
          </w:p>
        </w:tc>
        <w:tc>
          <w:tcPr>
            <w:tcW w:w="678" w:type="dxa"/>
            <w:tcBorders>
              <w:top w:val="single" w:sz="15" w:space="0" w:color="000000"/>
              <w:left w:val="single" w:sz="8" w:space="0" w:color="000000"/>
              <w:bottom w:val="single" w:sz="8" w:space="0" w:color="000000"/>
              <w:right w:val="single" w:sz="8" w:space="0" w:color="000000"/>
            </w:tcBorders>
          </w:tcPr>
          <w:p w14:paraId="5BA34541"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Dev</w:t>
            </w:r>
          </w:p>
        </w:tc>
        <w:tc>
          <w:tcPr>
            <w:tcW w:w="660" w:type="dxa"/>
            <w:tcBorders>
              <w:top w:val="single" w:sz="15" w:space="0" w:color="000000"/>
              <w:left w:val="single" w:sz="8" w:space="0" w:color="000000"/>
              <w:bottom w:val="single" w:sz="8" w:space="0" w:color="000000"/>
              <w:right w:val="single" w:sz="15" w:space="0" w:color="000000"/>
            </w:tcBorders>
          </w:tcPr>
          <w:p w14:paraId="21A4B2CB" w14:textId="77777777" w:rsidR="00261AC0" w:rsidRPr="00D03F84" w:rsidRDefault="00261AC0" w:rsidP="005A1C75">
            <w:pPr>
              <w:ind w:right="53"/>
              <w:jc w:val="center"/>
              <w:rPr>
                <w:sz w:val="22"/>
                <w:lang w:eastAsia="de-DE"/>
              </w:rPr>
            </w:pPr>
            <w:r w:rsidRPr="00D03F84">
              <w:rPr>
                <w:rFonts w:ascii="Calibri" w:hAnsi="Calibri" w:cs="Calibri"/>
                <w:b/>
                <w:i/>
                <w:sz w:val="20"/>
                <w:lang w:eastAsia="de-DE"/>
              </w:rPr>
              <w:t>Ag</w:t>
            </w:r>
          </w:p>
        </w:tc>
        <w:tc>
          <w:tcPr>
            <w:tcW w:w="732" w:type="dxa"/>
            <w:tcBorders>
              <w:top w:val="single" w:sz="15" w:space="0" w:color="000000"/>
              <w:left w:val="single" w:sz="15" w:space="0" w:color="000000"/>
              <w:bottom w:val="single" w:sz="8" w:space="0" w:color="000000"/>
              <w:right w:val="single" w:sz="8" w:space="0" w:color="000000"/>
            </w:tcBorders>
          </w:tcPr>
          <w:p w14:paraId="466BE9F7" w14:textId="77777777" w:rsidR="00261AC0" w:rsidRPr="00D03F84" w:rsidRDefault="00261AC0" w:rsidP="005A1C75">
            <w:pPr>
              <w:ind w:right="54"/>
              <w:jc w:val="center"/>
              <w:rPr>
                <w:sz w:val="22"/>
                <w:lang w:eastAsia="de-DE"/>
              </w:rPr>
            </w:pPr>
            <w:r w:rsidRPr="00D03F84">
              <w:rPr>
                <w:rFonts w:ascii="Calibri" w:hAnsi="Calibri" w:cs="Calibri"/>
                <w:b/>
                <w:i/>
                <w:sz w:val="20"/>
                <w:lang w:eastAsia="de-DE"/>
              </w:rPr>
              <w:t>Forest</w:t>
            </w:r>
          </w:p>
        </w:tc>
        <w:tc>
          <w:tcPr>
            <w:tcW w:w="720" w:type="dxa"/>
            <w:tcBorders>
              <w:top w:val="single" w:sz="15" w:space="0" w:color="000000"/>
              <w:left w:val="single" w:sz="8" w:space="0" w:color="000000"/>
              <w:bottom w:val="single" w:sz="8" w:space="0" w:color="000000"/>
              <w:right w:val="single" w:sz="8" w:space="0" w:color="000000"/>
            </w:tcBorders>
          </w:tcPr>
          <w:p w14:paraId="34FB88DD" w14:textId="77777777" w:rsidR="00261AC0" w:rsidRPr="00D03F84" w:rsidRDefault="00261AC0" w:rsidP="005A1C75">
            <w:pPr>
              <w:ind w:right="51"/>
              <w:jc w:val="center"/>
              <w:rPr>
                <w:sz w:val="22"/>
                <w:lang w:eastAsia="de-DE"/>
              </w:rPr>
            </w:pPr>
            <w:r w:rsidRPr="00D03F84">
              <w:rPr>
                <w:rFonts w:ascii="Calibri" w:hAnsi="Calibri" w:cs="Calibri"/>
                <w:b/>
                <w:i/>
                <w:sz w:val="20"/>
                <w:lang w:eastAsia="de-DE"/>
              </w:rPr>
              <w:t>Dev</w:t>
            </w:r>
          </w:p>
        </w:tc>
        <w:tc>
          <w:tcPr>
            <w:tcW w:w="630" w:type="dxa"/>
            <w:tcBorders>
              <w:top w:val="single" w:sz="15" w:space="0" w:color="000000"/>
              <w:left w:val="single" w:sz="8" w:space="0" w:color="000000"/>
              <w:bottom w:val="single" w:sz="8" w:space="0" w:color="000000"/>
              <w:right w:val="double" w:sz="15" w:space="0" w:color="000000"/>
            </w:tcBorders>
          </w:tcPr>
          <w:p w14:paraId="30BE61D9" w14:textId="77777777" w:rsidR="00261AC0" w:rsidRPr="00D03F84" w:rsidRDefault="00261AC0" w:rsidP="005A1C75">
            <w:pPr>
              <w:ind w:right="101"/>
              <w:jc w:val="center"/>
              <w:rPr>
                <w:sz w:val="22"/>
                <w:lang w:eastAsia="de-DE"/>
              </w:rPr>
            </w:pPr>
            <w:r w:rsidRPr="00D03F84">
              <w:rPr>
                <w:rFonts w:ascii="Calibri" w:hAnsi="Calibri" w:cs="Calibri"/>
                <w:b/>
                <w:i/>
                <w:sz w:val="20"/>
                <w:lang w:eastAsia="de-DE"/>
              </w:rPr>
              <w:t>Ag</w:t>
            </w:r>
          </w:p>
        </w:tc>
        <w:tc>
          <w:tcPr>
            <w:tcW w:w="810" w:type="dxa"/>
            <w:tcBorders>
              <w:top w:val="single" w:sz="15" w:space="0" w:color="000000"/>
              <w:left w:val="double" w:sz="15" w:space="0" w:color="000000"/>
              <w:bottom w:val="single" w:sz="8" w:space="0" w:color="000000"/>
              <w:right w:val="single" w:sz="8" w:space="0" w:color="000000"/>
            </w:tcBorders>
          </w:tcPr>
          <w:p w14:paraId="12BC9A53" w14:textId="77777777" w:rsidR="00261AC0" w:rsidRPr="00D03F84" w:rsidRDefault="00261AC0" w:rsidP="005A1C75">
            <w:pPr>
              <w:ind w:right="4"/>
              <w:jc w:val="center"/>
              <w:rPr>
                <w:sz w:val="22"/>
                <w:lang w:eastAsia="de-DE"/>
              </w:rPr>
            </w:pPr>
            <w:r w:rsidRPr="00D03F84">
              <w:rPr>
                <w:rFonts w:ascii="Calibri" w:hAnsi="Calibri" w:cs="Calibri"/>
                <w:b/>
                <w:i/>
                <w:sz w:val="20"/>
                <w:lang w:eastAsia="de-DE"/>
              </w:rPr>
              <w:t>Forest</w:t>
            </w:r>
          </w:p>
        </w:tc>
        <w:tc>
          <w:tcPr>
            <w:tcW w:w="810" w:type="dxa"/>
            <w:tcBorders>
              <w:top w:val="single" w:sz="15" w:space="0" w:color="000000"/>
              <w:left w:val="single" w:sz="8" w:space="0" w:color="000000"/>
              <w:bottom w:val="single" w:sz="8" w:space="0" w:color="000000"/>
              <w:right w:val="single" w:sz="8" w:space="0" w:color="000000"/>
            </w:tcBorders>
          </w:tcPr>
          <w:p w14:paraId="6879297B"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Dev</w:t>
            </w:r>
          </w:p>
        </w:tc>
        <w:tc>
          <w:tcPr>
            <w:tcW w:w="810" w:type="dxa"/>
            <w:tcBorders>
              <w:top w:val="single" w:sz="15" w:space="0" w:color="000000"/>
              <w:left w:val="single" w:sz="8" w:space="0" w:color="000000"/>
              <w:bottom w:val="single" w:sz="8" w:space="0" w:color="000000"/>
              <w:right w:val="single" w:sz="15" w:space="0" w:color="000000"/>
            </w:tcBorders>
          </w:tcPr>
          <w:p w14:paraId="0B3950E4"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Ag</w:t>
            </w:r>
          </w:p>
        </w:tc>
        <w:tc>
          <w:tcPr>
            <w:tcW w:w="1530" w:type="dxa"/>
            <w:tcBorders>
              <w:top w:val="single" w:sz="15" w:space="0" w:color="000000"/>
              <w:left w:val="single" w:sz="15" w:space="0" w:color="000000"/>
              <w:bottom w:val="single" w:sz="8" w:space="0" w:color="000000"/>
              <w:right w:val="single" w:sz="15" w:space="0" w:color="000000"/>
            </w:tcBorders>
          </w:tcPr>
          <w:p w14:paraId="30E10250" w14:textId="77777777" w:rsidR="00261AC0" w:rsidRPr="00D03F84" w:rsidRDefault="00261AC0" w:rsidP="005A1C75">
            <w:pPr>
              <w:jc w:val="both"/>
              <w:rPr>
                <w:sz w:val="22"/>
                <w:lang w:eastAsia="de-DE"/>
              </w:rPr>
            </w:pPr>
            <w:r w:rsidRPr="00D03F84">
              <w:rPr>
                <w:rFonts w:ascii="Calibri" w:hAnsi="Calibri" w:cs="Calibri"/>
                <w:b/>
                <w:i/>
                <w:sz w:val="20"/>
                <w:lang w:eastAsia="de-DE"/>
              </w:rPr>
              <w:t>Name</w:t>
            </w:r>
          </w:p>
        </w:tc>
      </w:tr>
      <w:tr w:rsidR="00261AC0" w:rsidRPr="00D03F84" w14:paraId="4D050216"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1C01AEED" w14:textId="77777777" w:rsidR="00261AC0" w:rsidRPr="00D03F84" w:rsidRDefault="00261AC0" w:rsidP="005A1C75">
            <w:pPr>
              <w:ind w:right="35"/>
              <w:jc w:val="right"/>
              <w:rPr>
                <w:sz w:val="22"/>
                <w:lang w:eastAsia="de-DE"/>
              </w:rPr>
            </w:pPr>
            <w:r w:rsidRPr="00D03F84">
              <w:rPr>
                <w:rFonts w:ascii="Calibri" w:hAnsi="Calibri" w:cs="Calibri"/>
                <w:sz w:val="20"/>
                <w:lang w:eastAsia="de-DE"/>
              </w:rPr>
              <w:t>Kathmandu</w:t>
            </w:r>
          </w:p>
        </w:tc>
        <w:tc>
          <w:tcPr>
            <w:tcW w:w="720" w:type="dxa"/>
            <w:tcBorders>
              <w:top w:val="single" w:sz="8" w:space="0" w:color="000000"/>
              <w:left w:val="single" w:sz="15" w:space="0" w:color="000000"/>
              <w:bottom w:val="single" w:sz="8" w:space="0" w:color="000000"/>
              <w:right w:val="single" w:sz="8" w:space="0" w:color="000000"/>
            </w:tcBorders>
          </w:tcPr>
          <w:p w14:paraId="07A07944" w14:textId="77777777" w:rsidR="00261AC0" w:rsidRPr="00D03F84" w:rsidRDefault="00261AC0" w:rsidP="005A1C75">
            <w:pPr>
              <w:ind w:right="17"/>
              <w:jc w:val="center"/>
              <w:rPr>
                <w:sz w:val="22"/>
                <w:lang w:eastAsia="de-DE"/>
              </w:rPr>
            </w:pPr>
            <w:r w:rsidRPr="00D03F84">
              <w:rPr>
                <w:rFonts w:ascii="Calibri" w:hAnsi="Calibri" w:cs="Calibri"/>
                <w:sz w:val="20"/>
                <w:lang w:eastAsia="de-DE"/>
              </w:rPr>
              <w:t>132.9</w:t>
            </w:r>
          </w:p>
        </w:tc>
        <w:tc>
          <w:tcPr>
            <w:tcW w:w="678" w:type="dxa"/>
            <w:tcBorders>
              <w:top w:val="single" w:sz="8" w:space="0" w:color="000000"/>
              <w:left w:val="single" w:sz="8" w:space="0" w:color="000000"/>
              <w:bottom w:val="single" w:sz="8" w:space="0" w:color="000000"/>
              <w:right w:val="single" w:sz="8" w:space="0" w:color="000000"/>
            </w:tcBorders>
          </w:tcPr>
          <w:p w14:paraId="3258DDE7" w14:textId="77777777" w:rsidR="00261AC0" w:rsidRPr="00D03F84" w:rsidRDefault="00261AC0" w:rsidP="005A1C75">
            <w:pPr>
              <w:ind w:right="15"/>
              <w:jc w:val="center"/>
              <w:rPr>
                <w:sz w:val="22"/>
                <w:lang w:eastAsia="de-DE"/>
              </w:rPr>
            </w:pPr>
            <w:r w:rsidRPr="00D03F84">
              <w:rPr>
                <w:rFonts w:ascii="Calibri" w:hAnsi="Calibri" w:cs="Calibri"/>
                <w:sz w:val="20"/>
                <w:lang w:eastAsia="de-DE"/>
              </w:rPr>
              <w:t>57.2</w:t>
            </w:r>
          </w:p>
        </w:tc>
        <w:tc>
          <w:tcPr>
            <w:tcW w:w="660" w:type="dxa"/>
            <w:tcBorders>
              <w:top w:val="single" w:sz="8" w:space="0" w:color="000000"/>
              <w:left w:val="single" w:sz="8" w:space="0" w:color="000000"/>
              <w:bottom w:val="single" w:sz="8" w:space="0" w:color="000000"/>
              <w:right w:val="single" w:sz="15" w:space="0" w:color="000000"/>
            </w:tcBorders>
          </w:tcPr>
          <w:p w14:paraId="1645A33D" w14:textId="77777777" w:rsidR="00261AC0" w:rsidRPr="00D03F84" w:rsidRDefault="00261AC0" w:rsidP="005A1C75">
            <w:pPr>
              <w:ind w:right="17"/>
              <w:jc w:val="center"/>
              <w:rPr>
                <w:sz w:val="22"/>
                <w:lang w:eastAsia="de-DE"/>
              </w:rPr>
            </w:pPr>
            <w:r w:rsidRPr="00D03F84">
              <w:rPr>
                <w:rFonts w:ascii="Calibri" w:hAnsi="Calibri" w:cs="Calibri"/>
                <w:sz w:val="20"/>
                <w:lang w:eastAsia="de-DE"/>
              </w:rPr>
              <w:t>224.0</w:t>
            </w:r>
          </w:p>
        </w:tc>
        <w:tc>
          <w:tcPr>
            <w:tcW w:w="732" w:type="dxa"/>
            <w:tcBorders>
              <w:top w:val="single" w:sz="8" w:space="0" w:color="000000"/>
              <w:left w:val="single" w:sz="15" w:space="0" w:color="000000"/>
              <w:bottom w:val="single" w:sz="8" w:space="0" w:color="000000"/>
              <w:right w:val="single" w:sz="8" w:space="0" w:color="000000"/>
            </w:tcBorders>
          </w:tcPr>
          <w:p w14:paraId="0894171B" w14:textId="77777777" w:rsidR="00261AC0" w:rsidRPr="00D03F84" w:rsidRDefault="00261AC0" w:rsidP="005A1C75">
            <w:pPr>
              <w:ind w:right="16"/>
              <w:jc w:val="center"/>
              <w:rPr>
                <w:sz w:val="22"/>
                <w:lang w:eastAsia="de-DE"/>
              </w:rPr>
            </w:pPr>
            <w:r w:rsidRPr="00D03F84">
              <w:rPr>
                <w:rFonts w:ascii="Calibri" w:hAnsi="Calibri" w:cs="Calibri"/>
                <w:sz w:val="20"/>
                <w:lang w:eastAsia="de-DE"/>
              </w:rPr>
              <w:t>115.0</w:t>
            </w:r>
          </w:p>
        </w:tc>
        <w:tc>
          <w:tcPr>
            <w:tcW w:w="720" w:type="dxa"/>
            <w:tcBorders>
              <w:top w:val="single" w:sz="8" w:space="0" w:color="000000"/>
              <w:left w:val="single" w:sz="8" w:space="0" w:color="000000"/>
              <w:bottom w:val="single" w:sz="8" w:space="0" w:color="000000"/>
              <w:right w:val="single" w:sz="8" w:space="0" w:color="000000"/>
            </w:tcBorders>
          </w:tcPr>
          <w:p w14:paraId="34472646" w14:textId="77777777" w:rsidR="00261AC0" w:rsidRPr="00D03F84" w:rsidRDefault="00261AC0" w:rsidP="005A1C75">
            <w:pPr>
              <w:ind w:right="17"/>
              <w:jc w:val="center"/>
              <w:rPr>
                <w:sz w:val="22"/>
                <w:lang w:eastAsia="de-DE"/>
              </w:rPr>
            </w:pPr>
            <w:r w:rsidRPr="00D03F84">
              <w:rPr>
                <w:rFonts w:ascii="Calibri" w:hAnsi="Calibri" w:cs="Calibri"/>
                <w:sz w:val="20"/>
                <w:lang w:eastAsia="de-DE"/>
              </w:rPr>
              <w:t>81.5</w:t>
            </w:r>
          </w:p>
        </w:tc>
        <w:tc>
          <w:tcPr>
            <w:tcW w:w="630" w:type="dxa"/>
            <w:tcBorders>
              <w:top w:val="single" w:sz="8" w:space="0" w:color="000000"/>
              <w:left w:val="single" w:sz="8" w:space="0" w:color="000000"/>
              <w:bottom w:val="single" w:sz="8" w:space="0" w:color="000000"/>
              <w:right w:val="double" w:sz="15" w:space="0" w:color="000000"/>
            </w:tcBorders>
          </w:tcPr>
          <w:p w14:paraId="28941F80" w14:textId="77777777" w:rsidR="00261AC0" w:rsidRPr="00D03F84" w:rsidRDefault="00261AC0" w:rsidP="005A1C75">
            <w:pPr>
              <w:ind w:right="65"/>
              <w:jc w:val="center"/>
              <w:rPr>
                <w:sz w:val="22"/>
                <w:lang w:eastAsia="de-DE"/>
              </w:rPr>
            </w:pPr>
            <w:r w:rsidRPr="00D03F84">
              <w:rPr>
                <w:rFonts w:ascii="Calibri" w:hAnsi="Calibri" w:cs="Calibri"/>
                <w:sz w:val="20"/>
                <w:lang w:eastAsia="de-DE"/>
              </w:rPr>
              <w:t>213.5</w:t>
            </w:r>
          </w:p>
        </w:tc>
        <w:tc>
          <w:tcPr>
            <w:tcW w:w="810" w:type="dxa"/>
            <w:tcBorders>
              <w:top w:val="single" w:sz="8" w:space="0" w:color="000000"/>
              <w:left w:val="double" w:sz="15" w:space="0" w:color="000000"/>
              <w:bottom w:val="single" w:sz="8" w:space="0" w:color="000000"/>
              <w:right w:val="single" w:sz="8" w:space="0" w:color="000000"/>
            </w:tcBorders>
          </w:tcPr>
          <w:p w14:paraId="558943B2" w14:textId="77777777" w:rsidR="00261AC0" w:rsidRPr="00D03F84" w:rsidRDefault="00261AC0" w:rsidP="005A1C75">
            <w:pPr>
              <w:ind w:left="35"/>
              <w:jc w:val="center"/>
              <w:rPr>
                <w:sz w:val="22"/>
                <w:lang w:eastAsia="de-DE"/>
              </w:rPr>
            </w:pPr>
            <w:r w:rsidRPr="00D03F84">
              <w:rPr>
                <w:rFonts w:ascii="Calibri" w:hAnsi="Calibri" w:cs="Calibri"/>
                <w:sz w:val="20"/>
                <w:lang w:eastAsia="de-DE"/>
              </w:rPr>
              <w:t>‐13.5</w:t>
            </w:r>
          </w:p>
        </w:tc>
        <w:tc>
          <w:tcPr>
            <w:tcW w:w="810" w:type="dxa"/>
            <w:tcBorders>
              <w:top w:val="single" w:sz="8" w:space="0" w:color="000000"/>
              <w:left w:val="single" w:sz="8" w:space="0" w:color="000000"/>
              <w:bottom w:val="single" w:sz="8" w:space="0" w:color="000000"/>
              <w:right w:val="single" w:sz="8" w:space="0" w:color="000000"/>
            </w:tcBorders>
          </w:tcPr>
          <w:p w14:paraId="0DF6E779" w14:textId="77777777" w:rsidR="00261AC0" w:rsidRPr="00D03F84" w:rsidRDefault="00261AC0" w:rsidP="005A1C75">
            <w:pPr>
              <w:ind w:right="16"/>
              <w:jc w:val="center"/>
              <w:rPr>
                <w:sz w:val="22"/>
                <w:lang w:eastAsia="de-DE"/>
              </w:rPr>
            </w:pPr>
            <w:r w:rsidRPr="00D03F84">
              <w:rPr>
                <w:rFonts w:ascii="Calibri" w:hAnsi="Calibri" w:cs="Calibri"/>
                <w:sz w:val="20"/>
                <w:lang w:eastAsia="de-DE"/>
              </w:rPr>
              <w:t>42.4</w:t>
            </w:r>
          </w:p>
        </w:tc>
        <w:tc>
          <w:tcPr>
            <w:tcW w:w="810" w:type="dxa"/>
            <w:tcBorders>
              <w:top w:val="single" w:sz="8" w:space="0" w:color="000000"/>
              <w:left w:val="single" w:sz="8" w:space="0" w:color="000000"/>
              <w:bottom w:val="single" w:sz="8" w:space="0" w:color="000000"/>
              <w:right w:val="single" w:sz="15" w:space="0" w:color="000000"/>
            </w:tcBorders>
          </w:tcPr>
          <w:p w14:paraId="541ABE55" w14:textId="77777777" w:rsidR="00261AC0" w:rsidRPr="00D03F84" w:rsidRDefault="00261AC0" w:rsidP="005A1C75">
            <w:pPr>
              <w:ind w:right="16"/>
              <w:jc w:val="center"/>
              <w:rPr>
                <w:sz w:val="22"/>
                <w:lang w:eastAsia="de-DE"/>
              </w:rPr>
            </w:pPr>
            <w:r w:rsidRPr="00D03F84">
              <w:rPr>
                <w:rFonts w:ascii="Calibri" w:hAnsi="Calibri" w:cs="Calibri"/>
                <w:sz w:val="20"/>
                <w:lang w:eastAsia="de-DE"/>
              </w:rPr>
              <w:t>‐4.7</w:t>
            </w:r>
          </w:p>
        </w:tc>
        <w:tc>
          <w:tcPr>
            <w:tcW w:w="1530" w:type="dxa"/>
            <w:tcBorders>
              <w:top w:val="single" w:sz="8" w:space="0" w:color="000000"/>
              <w:left w:val="single" w:sz="15" w:space="0" w:color="000000"/>
              <w:bottom w:val="single" w:sz="8" w:space="0" w:color="000000"/>
              <w:right w:val="single" w:sz="15" w:space="0" w:color="000000"/>
            </w:tcBorders>
          </w:tcPr>
          <w:p w14:paraId="2104B79F" w14:textId="77777777" w:rsidR="00261AC0" w:rsidRPr="00D03F84" w:rsidRDefault="00261AC0" w:rsidP="005A1C75">
            <w:pPr>
              <w:ind w:left="1"/>
              <w:jc w:val="both"/>
              <w:rPr>
                <w:sz w:val="22"/>
                <w:lang w:eastAsia="de-DE"/>
              </w:rPr>
            </w:pPr>
            <w:r w:rsidRPr="00D03F84">
              <w:rPr>
                <w:rFonts w:ascii="Calibri" w:hAnsi="Calibri" w:cs="Calibri"/>
                <w:sz w:val="20"/>
                <w:lang w:eastAsia="de-DE"/>
              </w:rPr>
              <w:t>Kathmandu</w:t>
            </w:r>
          </w:p>
        </w:tc>
      </w:tr>
      <w:tr w:rsidR="00261AC0" w:rsidRPr="00D03F84" w14:paraId="5E238D10"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542DF017" w14:textId="77777777" w:rsidR="00261AC0" w:rsidRPr="00D03F84" w:rsidRDefault="00261AC0" w:rsidP="005A1C75">
            <w:pPr>
              <w:ind w:right="34"/>
              <w:jc w:val="right"/>
              <w:rPr>
                <w:sz w:val="22"/>
                <w:lang w:eastAsia="de-DE"/>
              </w:rPr>
            </w:pPr>
            <w:proofErr w:type="spellStart"/>
            <w:r w:rsidRPr="00D03F84">
              <w:rPr>
                <w:rFonts w:ascii="Calibri" w:hAnsi="Calibri" w:cs="Calibri"/>
                <w:sz w:val="20"/>
                <w:lang w:eastAsia="de-DE"/>
              </w:rPr>
              <w:t>Lalitpur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016083FE" w14:textId="77777777" w:rsidR="00261AC0" w:rsidRPr="00D03F84" w:rsidRDefault="00261AC0" w:rsidP="005A1C75">
            <w:pPr>
              <w:ind w:right="16"/>
              <w:jc w:val="center"/>
              <w:rPr>
                <w:sz w:val="22"/>
                <w:lang w:eastAsia="de-DE"/>
              </w:rPr>
            </w:pPr>
            <w:r w:rsidRPr="00D03F84">
              <w:rPr>
                <w:rFonts w:ascii="Calibri" w:hAnsi="Calibri" w:cs="Calibri"/>
                <w:sz w:val="20"/>
                <w:lang w:eastAsia="de-DE"/>
              </w:rPr>
              <w:t>44.9</w:t>
            </w:r>
          </w:p>
        </w:tc>
        <w:tc>
          <w:tcPr>
            <w:tcW w:w="678" w:type="dxa"/>
            <w:tcBorders>
              <w:top w:val="single" w:sz="8" w:space="0" w:color="000000"/>
              <w:left w:val="single" w:sz="8" w:space="0" w:color="000000"/>
              <w:bottom w:val="single" w:sz="8" w:space="0" w:color="000000"/>
              <w:right w:val="single" w:sz="8" w:space="0" w:color="000000"/>
            </w:tcBorders>
          </w:tcPr>
          <w:p w14:paraId="6EB44E62" w14:textId="77777777" w:rsidR="00261AC0" w:rsidRPr="00D03F84" w:rsidRDefault="00261AC0" w:rsidP="005A1C75">
            <w:pPr>
              <w:ind w:right="16"/>
              <w:jc w:val="center"/>
              <w:rPr>
                <w:sz w:val="22"/>
                <w:lang w:eastAsia="de-DE"/>
              </w:rPr>
            </w:pPr>
            <w:r w:rsidRPr="00D03F84">
              <w:rPr>
                <w:rFonts w:ascii="Calibri" w:hAnsi="Calibri" w:cs="Calibri"/>
                <w:sz w:val="20"/>
                <w:lang w:eastAsia="de-DE"/>
              </w:rPr>
              <w:t>17.1</w:t>
            </w:r>
          </w:p>
        </w:tc>
        <w:tc>
          <w:tcPr>
            <w:tcW w:w="660" w:type="dxa"/>
            <w:tcBorders>
              <w:top w:val="single" w:sz="8" w:space="0" w:color="000000"/>
              <w:left w:val="single" w:sz="8" w:space="0" w:color="000000"/>
              <w:bottom w:val="single" w:sz="8" w:space="0" w:color="000000"/>
              <w:right w:val="single" w:sz="15" w:space="0" w:color="000000"/>
            </w:tcBorders>
          </w:tcPr>
          <w:p w14:paraId="162FFEC4" w14:textId="77777777" w:rsidR="00261AC0" w:rsidRPr="00D03F84" w:rsidRDefault="00261AC0" w:rsidP="005A1C75">
            <w:pPr>
              <w:ind w:right="16"/>
              <w:jc w:val="center"/>
              <w:rPr>
                <w:sz w:val="22"/>
                <w:lang w:eastAsia="de-DE"/>
              </w:rPr>
            </w:pPr>
            <w:r w:rsidRPr="00D03F84">
              <w:rPr>
                <w:rFonts w:ascii="Calibri" w:hAnsi="Calibri" w:cs="Calibri"/>
                <w:sz w:val="20"/>
                <w:lang w:eastAsia="de-DE"/>
              </w:rPr>
              <w:t>86.4</w:t>
            </w:r>
          </w:p>
        </w:tc>
        <w:tc>
          <w:tcPr>
            <w:tcW w:w="732" w:type="dxa"/>
            <w:tcBorders>
              <w:top w:val="single" w:sz="8" w:space="0" w:color="000000"/>
              <w:left w:val="single" w:sz="15" w:space="0" w:color="000000"/>
              <w:bottom w:val="single" w:sz="8" w:space="0" w:color="000000"/>
              <w:right w:val="single" w:sz="8" w:space="0" w:color="000000"/>
            </w:tcBorders>
          </w:tcPr>
          <w:p w14:paraId="4A4D5947" w14:textId="77777777" w:rsidR="00261AC0" w:rsidRPr="00D03F84" w:rsidRDefault="00261AC0" w:rsidP="005A1C75">
            <w:pPr>
              <w:ind w:right="17"/>
              <w:jc w:val="center"/>
              <w:rPr>
                <w:sz w:val="22"/>
                <w:lang w:eastAsia="de-DE"/>
              </w:rPr>
            </w:pPr>
            <w:r w:rsidRPr="00D03F84">
              <w:rPr>
                <w:rFonts w:ascii="Calibri" w:hAnsi="Calibri" w:cs="Calibri"/>
                <w:sz w:val="20"/>
                <w:lang w:eastAsia="de-DE"/>
              </w:rPr>
              <w:t>34.4</w:t>
            </w:r>
          </w:p>
        </w:tc>
        <w:tc>
          <w:tcPr>
            <w:tcW w:w="720" w:type="dxa"/>
            <w:tcBorders>
              <w:top w:val="single" w:sz="8" w:space="0" w:color="000000"/>
              <w:left w:val="single" w:sz="8" w:space="0" w:color="000000"/>
              <w:bottom w:val="single" w:sz="8" w:space="0" w:color="000000"/>
              <w:right w:val="single" w:sz="8" w:space="0" w:color="000000"/>
            </w:tcBorders>
          </w:tcPr>
          <w:p w14:paraId="1466DBDA" w14:textId="77777777" w:rsidR="00261AC0" w:rsidRPr="00D03F84" w:rsidRDefault="00261AC0" w:rsidP="005A1C75">
            <w:pPr>
              <w:ind w:right="17"/>
              <w:jc w:val="center"/>
              <w:rPr>
                <w:sz w:val="22"/>
                <w:lang w:eastAsia="de-DE"/>
              </w:rPr>
            </w:pPr>
            <w:r w:rsidRPr="00D03F84">
              <w:rPr>
                <w:rFonts w:ascii="Calibri" w:hAnsi="Calibri" w:cs="Calibri"/>
                <w:sz w:val="20"/>
                <w:lang w:eastAsia="de-DE"/>
              </w:rPr>
              <w:t>26.5</w:t>
            </w:r>
          </w:p>
        </w:tc>
        <w:tc>
          <w:tcPr>
            <w:tcW w:w="630" w:type="dxa"/>
            <w:tcBorders>
              <w:top w:val="single" w:sz="8" w:space="0" w:color="000000"/>
              <w:left w:val="single" w:sz="8" w:space="0" w:color="000000"/>
              <w:bottom w:val="single" w:sz="8" w:space="0" w:color="000000"/>
              <w:right w:val="double" w:sz="15" w:space="0" w:color="000000"/>
            </w:tcBorders>
          </w:tcPr>
          <w:p w14:paraId="490CF29E" w14:textId="77777777" w:rsidR="00261AC0" w:rsidRPr="00D03F84" w:rsidRDefault="00261AC0" w:rsidP="005A1C75">
            <w:pPr>
              <w:ind w:right="67"/>
              <w:jc w:val="center"/>
              <w:rPr>
                <w:sz w:val="22"/>
                <w:lang w:eastAsia="de-DE"/>
              </w:rPr>
            </w:pPr>
            <w:r w:rsidRPr="00D03F84">
              <w:rPr>
                <w:rFonts w:ascii="Calibri" w:hAnsi="Calibri" w:cs="Calibri"/>
                <w:sz w:val="20"/>
                <w:lang w:eastAsia="de-DE"/>
              </w:rPr>
              <w:t>86.2</w:t>
            </w:r>
          </w:p>
        </w:tc>
        <w:tc>
          <w:tcPr>
            <w:tcW w:w="810" w:type="dxa"/>
            <w:tcBorders>
              <w:top w:val="single" w:sz="8" w:space="0" w:color="000000"/>
              <w:left w:val="double" w:sz="15" w:space="0" w:color="000000"/>
              <w:bottom w:val="single" w:sz="8" w:space="0" w:color="000000"/>
              <w:right w:val="single" w:sz="8" w:space="0" w:color="000000"/>
            </w:tcBorders>
          </w:tcPr>
          <w:p w14:paraId="10C468A0" w14:textId="77777777" w:rsidR="00261AC0" w:rsidRPr="00D03F84" w:rsidRDefault="00261AC0" w:rsidP="005A1C75">
            <w:pPr>
              <w:ind w:left="34"/>
              <w:jc w:val="center"/>
              <w:rPr>
                <w:sz w:val="22"/>
                <w:lang w:eastAsia="de-DE"/>
              </w:rPr>
            </w:pPr>
            <w:r w:rsidRPr="00D03F84">
              <w:rPr>
                <w:rFonts w:ascii="Calibri" w:hAnsi="Calibri" w:cs="Calibri"/>
                <w:sz w:val="20"/>
                <w:lang w:eastAsia="de-DE"/>
              </w:rPr>
              <w:t>‐23.4</w:t>
            </w:r>
          </w:p>
        </w:tc>
        <w:tc>
          <w:tcPr>
            <w:tcW w:w="810" w:type="dxa"/>
            <w:tcBorders>
              <w:top w:val="single" w:sz="8" w:space="0" w:color="000000"/>
              <w:left w:val="single" w:sz="8" w:space="0" w:color="000000"/>
              <w:bottom w:val="single" w:sz="8" w:space="0" w:color="000000"/>
              <w:right w:val="single" w:sz="8" w:space="0" w:color="000000"/>
            </w:tcBorders>
          </w:tcPr>
          <w:p w14:paraId="59EE71B4" w14:textId="77777777" w:rsidR="00261AC0" w:rsidRPr="00D03F84" w:rsidRDefault="00261AC0" w:rsidP="005A1C75">
            <w:pPr>
              <w:ind w:right="17"/>
              <w:jc w:val="center"/>
              <w:rPr>
                <w:sz w:val="22"/>
                <w:lang w:eastAsia="de-DE"/>
              </w:rPr>
            </w:pPr>
            <w:r w:rsidRPr="00D03F84">
              <w:rPr>
                <w:rFonts w:ascii="Calibri" w:hAnsi="Calibri" w:cs="Calibri"/>
                <w:sz w:val="20"/>
                <w:lang w:eastAsia="de-DE"/>
              </w:rPr>
              <w:t>55.5</w:t>
            </w:r>
          </w:p>
        </w:tc>
        <w:tc>
          <w:tcPr>
            <w:tcW w:w="810" w:type="dxa"/>
            <w:tcBorders>
              <w:top w:val="single" w:sz="8" w:space="0" w:color="000000"/>
              <w:left w:val="single" w:sz="8" w:space="0" w:color="000000"/>
              <w:bottom w:val="single" w:sz="8" w:space="0" w:color="000000"/>
              <w:right w:val="single" w:sz="15" w:space="0" w:color="000000"/>
            </w:tcBorders>
          </w:tcPr>
          <w:p w14:paraId="2B8CED58" w14:textId="77777777" w:rsidR="00261AC0" w:rsidRPr="00D03F84" w:rsidRDefault="00261AC0" w:rsidP="005A1C75">
            <w:pPr>
              <w:ind w:right="16"/>
              <w:jc w:val="center"/>
              <w:rPr>
                <w:sz w:val="22"/>
                <w:lang w:eastAsia="de-DE"/>
              </w:rPr>
            </w:pPr>
            <w:r w:rsidRPr="00D03F84">
              <w:rPr>
                <w:rFonts w:ascii="Calibri" w:hAnsi="Calibri" w:cs="Calibri"/>
                <w:sz w:val="20"/>
                <w:lang w:eastAsia="de-DE"/>
              </w:rPr>
              <w:t>‐0.2</w:t>
            </w:r>
          </w:p>
        </w:tc>
        <w:tc>
          <w:tcPr>
            <w:tcW w:w="1530" w:type="dxa"/>
            <w:tcBorders>
              <w:top w:val="single" w:sz="8" w:space="0" w:color="000000"/>
              <w:left w:val="single" w:sz="15" w:space="0" w:color="000000"/>
              <w:bottom w:val="single" w:sz="8" w:space="0" w:color="000000"/>
              <w:right w:val="single" w:sz="15" w:space="0" w:color="000000"/>
            </w:tcBorders>
          </w:tcPr>
          <w:p w14:paraId="587A1279" w14:textId="77777777" w:rsidR="00261AC0" w:rsidRPr="00D03F84" w:rsidRDefault="00261AC0" w:rsidP="005A1C75">
            <w:pPr>
              <w:jc w:val="both"/>
              <w:rPr>
                <w:sz w:val="22"/>
                <w:lang w:eastAsia="de-DE"/>
              </w:rPr>
            </w:pPr>
            <w:proofErr w:type="spellStart"/>
            <w:r w:rsidRPr="00D03F84">
              <w:rPr>
                <w:rFonts w:ascii="Calibri" w:hAnsi="Calibri" w:cs="Calibri"/>
                <w:sz w:val="20"/>
                <w:lang w:eastAsia="de-DE"/>
              </w:rPr>
              <w:t>Lalitpur</w:t>
            </w:r>
            <w:proofErr w:type="spellEnd"/>
          </w:p>
        </w:tc>
      </w:tr>
      <w:tr w:rsidR="00261AC0" w:rsidRPr="00D03F84" w14:paraId="241E21DA"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14E7883D" w14:textId="77777777" w:rsidR="00261AC0" w:rsidRPr="00D03F84" w:rsidRDefault="00261AC0" w:rsidP="005A1C75">
            <w:pPr>
              <w:ind w:right="35"/>
              <w:jc w:val="right"/>
              <w:rPr>
                <w:sz w:val="22"/>
                <w:lang w:eastAsia="de-DE"/>
              </w:rPr>
            </w:pPr>
            <w:proofErr w:type="spellStart"/>
            <w:r w:rsidRPr="00D03F84">
              <w:rPr>
                <w:rFonts w:ascii="Calibri" w:hAnsi="Calibri" w:cs="Calibri"/>
                <w:sz w:val="20"/>
                <w:lang w:eastAsia="de-DE"/>
              </w:rPr>
              <w:t>Kavrepalanchok</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11625571" w14:textId="77777777" w:rsidR="00261AC0" w:rsidRPr="00D03F84" w:rsidRDefault="00261AC0" w:rsidP="005A1C75">
            <w:pPr>
              <w:ind w:right="15"/>
              <w:jc w:val="center"/>
              <w:rPr>
                <w:sz w:val="22"/>
                <w:lang w:eastAsia="de-DE"/>
              </w:rPr>
            </w:pPr>
            <w:r w:rsidRPr="00D03F84">
              <w:rPr>
                <w:rFonts w:ascii="Calibri" w:hAnsi="Calibri" w:cs="Calibri"/>
                <w:sz w:val="20"/>
                <w:lang w:eastAsia="de-DE"/>
              </w:rPr>
              <w:t>97.2</w:t>
            </w:r>
          </w:p>
        </w:tc>
        <w:tc>
          <w:tcPr>
            <w:tcW w:w="678" w:type="dxa"/>
            <w:tcBorders>
              <w:top w:val="single" w:sz="8" w:space="0" w:color="000000"/>
              <w:left w:val="single" w:sz="8" w:space="0" w:color="000000"/>
              <w:bottom w:val="single" w:sz="8" w:space="0" w:color="000000"/>
              <w:right w:val="single" w:sz="8" w:space="0" w:color="000000"/>
            </w:tcBorders>
          </w:tcPr>
          <w:p w14:paraId="04749C42" w14:textId="77777777" w:rsidR="00261AC0" w:rsidRPr="00D03F84" w:rsidRDefault="00261AC0" w:rsidP="005A1C75">
            <w:pPr>
              <w:ind w:right="16"/>
              <w:jc w:val="center"/>
              <w:rPr>
                <w:sz w:val="22"/>
                <w:lang w:eastAsia="de-DE"/>
              </w:rPr>
            </w:pPr>
            <w:r w:rsidRPr="00D03F84">
              <w:rPr>
                <w:rFonts w:ascii="Calibri" w:hAnsi="Calibri" w:cs="Calibri"/>
                <w:sz w:val="20"/>
                <w:lang w:eastAsia="de-DE"/>
              </w:rPr>
              <w:t>9.1</w:t>
            </w:r>
          </w:p>
        </w:tc>
        <w:tc>
          <w:tcPr>
            <w:tcW w:w="660" w:type="dxa"/>
            <w:tcBorders>
              <w:top w:val="single" w:sz="8" w:space="0" w:color="000000"/>
              <w:left w:val="single" w:sz="8" w:space="0" w:color="000000"/>
              <w:bottom w:val="single" w:sz="8" w:space="0" w:color="000000"/>
              <w:right w:val="single" w:sz="15" w:space="0" w:color="000000"/>
            </w:tcBorders>
          </w:tcPr>
          <w:p w14:paraId="089B390A" w14:textId="77777777" w:rsidR="00261AC0" w:rsidRPr="00D03F84" w:rsidRDefault="00261AC0" w:rsidP="005A1C75">
            <w:pPr>
              <w:ind w:right="17"/>
              <w:jc w:val="center"/>
              <w:rPr>
                <w:sz w:val="22"/>
                <w:lang w:eastAsia="de-DE"/>
              </w:rPr>
            </w:pPr>
            <w:r w:rsidRPr="00D03F84">
              <w:rPr>
                <w:rFonts w:ascii="Calibri" w:hAnsi="Calibri" w:cs="Calibri"/>
                <w:sz w:val="20"/>
                <w:lang w:eastAsia="de-DE"/>
              </w:rPr>
              <w:t>147.5</w:t>
            </w:r>
          </w:p>
        </w:tc>
        <w:tc>
          <w:tcPr>
            <w:tcW w:w="732" w:type="dxa"/>
            <w:tcBorders>
              <w:top w:val="single" w:sz="8" w:space="0" w:color="000000"/>
              <w:left w:val="single" w:sz="15" w:space="0" w:color="000000"/>
              <w:bottom w:val="single" w:sz="8" w:space="0" w:color="000000"/>
              <w:right w:val="single" w:sz="8" w:space="0" w:color="000000"/>
            </w:tcBorders>
          </w:tcPr>
          <w:p w14:paraId="45E7FCCA" w14:textId="77777777" w:rsidR="00261AC0" w:rsidRPr="00D03F84" w:rsidRDefault="00261AC0" w:rsidP="005A1C75">
            <w:pPr>
              <w:ind w:right="16"/>
              <w:jc w:val="center"/>
              <w:rPr>
                <w:sz w:val="22"/>
                <w:lang w:eastAsia="de-DE"/>
              </w:rPr>
            </w:pPr>
            <w:r w:rsidRPr="00D03F84">
              <w:rPr>
                <w:rFonts w:ascii="Calibri" w:hAnsi="Calibri" w:cs="Calibri"/>
                <w:sz w:val="20"/>
                <w:lang w:eastAsia="de-DE"/>
              </w:rPr>
              <w:t>81.4</w:t>
            </w:r>
          </w:p>
        </w:tc>
        <w:tc>
          <w:tcPr>
            <w:tcW w:w="720" w:type="dxa"/>
            <w:tcBorders>
              <w:top w:val="single" w:sz="8" w:space="0" w:color="000000"/>
              <w:left w:val="single" w:sz="8" w:space="0" w:color="000000"/>
              <w:bottom w:val="single" w:sz="8" w:space="0" w:color="000000"/>
              <w:right w:val="single" w:sz="8" w:space="0" w:color="000000"/>
            </w:tcBorders>
          </w:tcPr>
          <w:p w14:paraId="6FD9A826" w14:textId="77777777" w:rsidR="00261AC0" w:rsidRPr="00D03F84" w:rsidRDefault="00261AC0" w:rsidP="005A1C75">
            <w:pPr>
              <w:ind w:right="15"/>
              <w:jc w:val="center"/>
              <w:rPr>
                <w:sz w:val="22"/>
                <w:lang w:eastAsia="de-DE"/>
              </w:rPr>
            </w:pPr>
            <w:r w:rsidRPr="00D03F84">
              <w:rPr>
                <w:rFonts w:ascii="Calibri" w:hAnsi="Calibri" w:cs="Calibri"/>
                <w:sz w:val="20"/>
                <w:lang w:eastAsia="de-DE"/>
              </w:rPr>
              <w:t>3.6</w:t>
            </w:r>
          </w:p>
        </w:tc>
        <w:tc>
          <w:tcPr>
            <w:tcW w:w="630" w:type="dxa"/>
            <w:tcBorders>
              <w:top w:val="single" w:sz="8" w:space="0" w:color="000000"/>
              <w:left w:val="single" w:sz="8" w:space="0" w:color="000000"/>
              <w:bottom w:val="single" w:sz="8" w:space="0" w:color="000000"/>
              <w:right w:val="double" w:sz="15" w:space="0" w:color="000000"/>
            </w:tcBorders>
          </w:tcPr>
          <w:p w14:paraId="0C14A0AF" w14:textId="77777777" w:rsidR="00261AC0" w:rsidRPr="00D03F84" w:rsidRDefault="00261AC0" w:rsidP="005A1C75">
            <w:pPr>
              <w:ind w:right="65"/>
              <w:jc w:val="center"/>
              <w:rPr>
                <w:sz w:val="22"/>
                <w:lang w:eastAsia="de-DE"/>
              </w:rPr>
            </w:pPr>
            <w:r w:rsidRPr="00D03F84">
              <w:rPr>
                <w:rFonts w:ascii="Calibri" w:hAnsi="Calibri" w:cs="Calibri"/>
                <w:sz w:val="20"/>
                <w:lang w:eastAsia="de-DE"/>
              </w:rPr>
              <w:t>167.1</w:t>
            </w:r>
          </w:p>
        </w:tc>
        <w:tc>
          <w:tcPr>
            <w:tcW w:w="810" w:type="dxa"/>
            <w:tcBorders>
              <w:top w:val="single" w:sz="8" w:space="0" w:color="000000"/>
              <w:left w:val="double" w:sz="15" w:space="0" w:color="000000"/>
              <w:bottom w:val="single" w:sz="8" w:space="0" w:color="000000"/>
              <w:right w:val="single" w:sz="8" w:space="0" w:color="000000"/>
            </w:tcBorders>
          </w:tcPr>
          <w:p w14:paraId="0E651C30" w14:textId="77777777" w:rsidR="00261AC0" w:rsidRPr="00D03F84" w:rsidRDefault="00261AC0" w:rsidP="005A1C75">
            <w:pPr>
              <w:ind w:left="35"/>
              <w:jc w:val="center"/>
              <w:rPr>
                <w:sz w:val="22"/>
                <w:lang w:eastAsia="de-DE"/>
              </w:rPr>
            </w:pPr>
            <w:r w:rsidRPr="00D03F84">
              <w:rPr>
                <w:rFonts w:ascii="Calibri" w:hAnsi="Calibri" w:cs="Calibri"/>
                <w:sz w:val="20"/>
                <w:lang w:eastAsia="de-DE"/>
              </w:rPr>
              <w:t>‐16.3</w:t>
            </w:r>
          </w:p>
        </w:tc>
        <w:tc>
          <w:tcPr>
            <w:tcW w:w="810" w:type="dxa"/>
            <w:tcBorders>
              <w:top w:val="single" w:sz="8" w:space="0" w:color="000000"/>
              <w:left w:val="single" w:sz="8" w:space="0" w:color="000000"/>
              <w:bottom w:val="single" w:sz="8" w:space="0" w:color="000000"/>
              <w:right w:val="single" w:sz="8" w:space="0" w:color="000000"/>
            </w:tcBorders>
          </w:tcPr>
          <w:p w14:paraId="57F72345" w14:textId="77777777" w:rsidR="00261AC0" w:rsidRPr="00D03F84" w:rsidRDefault="00261AC0" w:rsidP="005A1C75">
            <w:pPr>
              <w:ind w:right="15"/>
              <w:jc w:val="center"/>
              <w:rPr>
                <w:sz w:val="22"/>
                <w:lang w:eastAsia="de-DE"/>
              </w:rPr>
            </w:pPr>
            <w:r w:rsidRPr="00D03F84">
              <w:rPr>
                <w:rFonts w:ascii="Calibri" w:hAnsi="Calibri" w:cs="Calibri"/>
                <w:sz w:val="20"/>
                <w:lang w:eastAsia="de-DE"/>
              </w:rPr>
              <w:t>‐60.6</w:t>
            </w:r>
          </w:p>
        </w:tc>
        <w:tc>
          <w:tcPr>
            <w:tcW w:w="810" w:type="dxa"/>
            <w:tcBorders>
              <w:top w:val="single" w:sz="8" w:space="0" w:color="000000"/>
              <w:left w:val="single" w:sz="8" w:space="0" w:color="000000"/>
              <w:bottom w:val="single" w:sz="8" w:space="0" w:color="000000"/>
              <w:right w:val="single" w:sz="15" w:space="0" w:color="000000"/>
            </w:tcBorders>
          </w:tcPr>
          <w:p w14:paraId="3F10F2FF" w14:textId="77777777" w:rsidR="00261AC0" w:rsidRPr="00D03F84" w:rsidRDefault="00261AC0" w:rsidP="005A1C75">
            <w:pPr>
              <w:ind w:right="16"/>
              <w:jc w:val="center"/>
              <w:rPr>
                <w:sz w:val="22"/>
                <w:lang w:eastAsia="de-DE"/>
              </w:rPr>
            </w:pPr>
            <w:r w:rsidRPr="00D03F84">
              <w:rPr>
                <w:rFonts w:ascii="Calibri" w:hAnsi="Calibri" w:cs="Calibri"/>
                <w:sz w:val="20"/>
                <w:lang w:eastAsia="de-DE"/>
              </w:rPr>
              <w:t>13.3</w:t>
            </w:r>
          </w:p>
        </w:tc>
        <w:tc>
          <w:tcPr>
            <w:tcW w:w="1530" w:type="dxa"/>
            <w:tcBorders>
              <w:top w:val="single" w:sz="8" w:space="0" w:color="000000"/>
              <w:left w:val="single" w:sz="15" w:space="0" w:color="000000"/>
              <w:bottom w:val="single" w:sz="8" w:space="0" w:color="000000"/>
              <w:right w:val="single" w:sz="15" w:space="0" w:color="000000"/>
            </w:tcBorders>
          </w:tcPr>
          <w:p w14:paraId="0846EDD1" w14:textId="77777777" w:rsidR="00261AC0" w:rsidRPr="00D03F84" w:rsidRDefault="00261AC0" w:rsidP="005A1C75">
            <w:pPr>
              <w:ind w:left="1"/>
              <w:jc w:val="both"/>
              <w:rPr>
                <w:sz w:val="22"/>
                <w:lang w:eastAsia="de-DE"/>
              </w:rPr>
            </w:pPr>
            <w:proofErr w:type="spellStart"/>
            <w:r w:rsidRPr="00D03F84">
              <w:rPr>
                <w:rFonts w:ascii="Calibri" w:hAnsi="Calibri" w:cs="Calibri"/>
                <w:sz w:val="20"/>
                <w:lang w:eastAsia="de-DE"/>
              </w:rPr>
              <w:t>Kavrepalanchok</w:t>
            </w:r>
            <w:proofErr w:type="spellEnd"/>
          </w:p>
        </w:tc>
      </w:tr>
      <w:tr w:rsidR="00261AC0" w:rsidRPr="00D03F84" w14:paraId="60D452F7"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33056124" w14:textId="77777777" w:rsidR="00261AC0" w:rsidRPr="00D03F84" w:rsidRDefault="00261AC0" w:rsidP="005A1C75">
            <w:pPr>
              <w:ind w:right="35"/>
              <w:jc w:val="right"/>
              <w:rPr>
                <w:sz w:val="22"/>
                <w:lang w:eastAsia="de-DE"/>
              </w:rPr>
            </w:pPr>
            <w:proofErr w:type="spellStart"/>
            <w:r w:rsidRPr="00D03F84">
              <w:rPr>
                <w:rFonts w:ascii="Calibri" w:hAnsi="Calibri" w:cs="Calibri"/>
                <w:sz w:val="20"/>
                <w:lang w:eastAsia="de-DE"/>
              </w:rPr>
              <w:t>Bhaktapur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706C7DB6" w14:textId="77777777" w:rsidR="00261AC0" w:rsidRPr="00D03F84" w:rsidRDefault="00261AC0" w:rsidP="005A1C75">
            <w:pPr>
              <w:ind w:right="15"/>
              <w:jc w:val="center"/>
              <w:rPr>
                <w:sz w:val="22"/>
                <w:lang w:eastAsia="de-DE"/>
              </w:rPr>
            </w:pPr>
            <w:r w:rsidRPr="00D03F84">
              <w:rPr>
                <w:rFonts w:ascii="Calibri" w:hAnsi="Calibri" w:cs="Calibri"/>
                <w:sz w:val="20"/>
                <w:lang w:eastAsia="de-DE"/>
              </w:rPr>
              <w:t>23.9</w:t>
            </w:r>
          </w:p>
        </w:tc>
        <w:tc>
          <w:tcPr>
            <w:tcW w:w="678" w:type="dxa"/>
            <w:tcBorders>
              <w:top w:val="single" w:sz="8" w:space="0" w:color="000000"/>
              <w:left w:val="single" w:sz="8" w:space="0" w:color="000000"/>
              <w:bottom w:val="single" w:sz="8" w:space="0" w:color="000000"/>
              <w:right w:val="single" w:sz="8" w:space="0" w:color="000000"/>
            </w:tcBorders>
          </w:tcPr>
          <w:p w14:paraId="0D1FB4F1" w14:textId="77777777" w:rsidR="00261AC0" w:rsidRPr="00D03F84" w:rsidRDefault="00261AC0" w:rsidP="005A1C75">
            <w:pPr>
              <w:ind w:right="16"/>
              <w:jc w:val="center"/>
              <w:rPr>
                <w:sz w:val="22"/>
                <w:lang w:eastAsia="de-DE"/>
              </w:rPr>
            </w:pPr>
            <w:r w:rsidRPr="00D03F84">
              <w:rPr>
                <w:rFonts w:ascii="Calibri" w:hAnsi="Calibri" w:cs="Calibri"/>
                <w:sz w:val="20"/>
                <w:lang w:eastAsia="de-DE"/>
              </w:rPr>
              <w:t>8.7</w:t>
            </w:r>
          </w:p>
        </w:tc>
        <w:tc>
          <w:tcPr>
            <w:tcW w:w="660" w:type="dxa"/>
            <w:tcBorders>
              <w:top w:val="single" w:sz="8" w:space="0" w:color="000000"/>
              <w:left w:val="single" w:sz="8" w:space="0" w:color="000000"/>
              <w:bottom w:val="single" w:sz="8" w:space="0" w:color="000000"/>
              <w:right w:val="single" w:sz="15" w:space="0" w:color="000000"/>
            </w:tcBorders>
          </w:tcPr>
          <w:p w14:paraId="146D44EA" w14:textId="77777777" w:rsidR="00261AC0" w:rsidRPr="00D03F84" w:rsidRDefault="00261AC0" w:rsidP="005A1C75">
            <w:pPr>
              <w:ind w:right="15"/>
              <w:jc w:val="center"/>
              <w:rPr>
                <w:sz w:val="22"/>
                <w:lang w:eastAsia="de-DE"/>
              </w:rPr>
            </w:pPr>
            <w:r w:rsidRPr="00D03F84">
              <w:rPr>
                <w:rFonts w:ascii="Calibri" w:hAnsi="Calibri" w:cs="Calibri"/>
                <w:sz w:val="20"/>
                <w:lang w:eastAsia="de-DE"/>
              </w:rPr>
              <w:t>90.2</w:t>
            </w:r>
          </w:p>
        </w:tc>
        <w:tc>
          <w:tcPr>
            <w:tcW w:w="732" w:type="dxa"/>
            <w:tcBorders>
              <w:top w:val="single" w:sz="8" w:space="0" w:color="000000"/>
              <w:left w:val="single" w:sz="15" w:space="0" w:color="000000"/>
              <w:bottom w:val="single" w:sz="8" w:space="0" w:color="000000"/>
              <w:right w:val="single" w:sz="8" w:space="0" w:color="000000"/>
            </w:tcBorders>
          </w:tcPr>
          <w:p w14:paraId="3EF983CC" w14:textId="77777777" w:rsidR="00261AC0" w:rsidRPr="00D03F84" w:rsidRDefault="00261AC0" w:rsidP="005A1C75">
            <w:pPr>
              <w:ind w:right="17"/>
              <w:jc w:val="center"/>
              <w:rPr>
                <w:sz w:val="22"/>
                <w:lang w:eastAsia="de-DE"/>
              </w:rPr>
            </w:pPr>
            <w:r w:rsidRPr="00D03F84">
              <w:rPr>
                <w:rFonts w:ascii="Calibri" w:hAnsi="Calibri" w:cs="Calibri"/>
                <w:sz w:val="20"/>
                <w:lang w:eastAsia="de-DE"/>
              </w:rPr>
              <w:t>18.5</w:t>
            </w:r>
          </w:p>
        </w:tc>
        <w:tc>
          <w:tcPr>
            <w:tcW w:w="720" w:type="dxa"/>
            <w:tcBorders>
              <w:top w:val="single" w:sz="8" w:space="0" w:color="000000"/>
              <w:left w:val="single" w:sz="8" w:space="0" w:color="000000"/>
              <w:bottom w:val="single" w:sz="8" w:space="0" w:color="000000"/>
              <w:right w:val="single" w:sz="8" w:space="0" w:color="000000"/>
            </w:tcBorders>
          </w:tcPr>
          <w:p w14:paraId="05420B32" w14:textId="77777777" w:rsidR="00261AC0" w:rsidRPr="00D03F84" w:rsidRDefault="00261AC0" w:rsidP="005A1C75">
            <w:pPr>
              <w:ind w:right="17"/>
              <w:jc w:val="center"/>
              <w:rPr>
                <w:sz w:val="22"/>
                <w:lang w:eastAsia="de-DE"/>
              </w:rPr>
            </w:pPr>
            <w:r w:rsidRPr="00D03F84">
              <w:rPr>
                <w:rFonts w:ascii="Calibri" w:hAnsi="Calibri" w:cs="Calibri"/>
                <w:sz w:val="20"/>
                <w:lang w:eastAsia="de-DE"/>
              </w:rPr>
              <w:t>19.4</w:t>
            </w:r>
          </w:p>
        </w:tc>
        <w:tc>
          <w:tcPr>
            <w:tcW w:w="630" w:type="dxa"/>
            <w:tcBorders>
              <w:top w:val="single" w:sz="8" w:space="0" w:color="000000"/>
              <w:left w:val="single" w:sz="8" w:space="0" w:color="000000"/>
              <w:bottom w:val="single" w:sz="8" w:space="0" w:color="000000"/>
              <w:right w:val="double" w:sz="15" w:space="0" w:color="000000"/>
            </w:tcBorders>
          </w:tcPr>
          <w:p w14:paraId="51B427B9" w14:textId="77777777" w:rsidR="00261AC0" w:rsidRPr="00D03F84" w:rsidRDefault="00261AC0" w:rsidP="005A1C75">
            <w:pPr>
              <w:ind w:right="66"/>
              <w:jc w:val="center"/>
              <w:rPr>
                <w:sz w:val="22"/>
                <w:lang w:eastAsia="de-DE"/>
              </w:rPr>
            </w:pPr>
            <w:r w:rsidRPr="00D03F84">
              <w:rPr>
                <w:rFonts w:ascii="Calibri" w:hAnsi="Calibri" w:cs="Calibri"/>
                <w:sz w:val="20"/>
                <w:lang w:eastAsia="de-DE"/>
              </w:rPr>
              <w:t>84.8</w:t>
            </w:r>
          </w:p>
        </w:tc>
        <w:tc>
          <w:tcPr>
            <w:tcW w:w="810" w:type="dxa"/>
            <w:tcBorders>
              <w:top w:val="single" w:sz="8" w:space="0" w:color="000000"/>
              <w:left w:val="double" w:sz="15" w:space="0" w:color="000000"/>
              <w:bottom w:val="single" w:sz="8" w:space="0" w:color="000000"/>
              <w:right w:val="single" w:sz="8" w:space="0" w:color="000000"/>
            </w:tcBorders>
          </w:tcPr>
          <w:p w14:paraId="0764C4A5" w14:textId="77777777" w:rsidR="00261AC0" w:rsidRPr="00D03F84" w:rsidRDefault="00261AC0" w:rsidP="005A1C75">
            <w:pPr>
              <w:ind w:left="35"/>
              <w:jc w:val="center"/>
              <w:rPr>
                <w:sz w:val="22"/>
                <w:lang w:eastAsia="de-DE"/>
              </w:rPr>
            </w:pPr>
            <w:r w:rsidRPr="00D03F84">
              <w:rPr>
                <w:rFonts w:ascii="Calibri" w:hAnsi="Calibri" w:cs="Calibri"/>
                <w:sz w:val="20"/>
                <w:lang w:eastAsia="de-DE"/>
              </w:rPr>
              <w:t>‐22.3</w:t>
            </w:r>
          </w:p>
        </w:tc>
        <w:tc>
          <w:tcPr>
            <w:tcW w:w="810" w:type="dxa"/>
            <w:tcBorders>
              <w:top w:val="single" w:sz="8" w:space="0" w:color="000000"/>
              <w:left w:val="single" w:sz="8" w:space="0" w:color="000000"/>
              <w:bottom w:val="single" w:sz="8" w:space="0" w:color="000000"/>
              <w:right w:val="single" w:sz="8" w:space="0" w:color="000000"/>
            </w:tcBorders>
          </w:tcPr>
          <w:p w14:paraId="3FD898A7" w14:textId="77777777" w:rsidR="00261AC0" w:rsidRPr="00D03F84" w:rsidRDefault="00261AC0" w:rsidP="005A1C75">
            <w:pPr>
              <w:ind w:right="16"/>
              <w:jc w:val="center"/>
              <w:rPr>
                <w:sz w:val="22"/>
                <w:lang w:eastAsia="de-DE"/>
              </w:rPr>
            </w:pPr>
            <w:r w:rsidRPr="00D03F84">
              <w:rPr>
                <w:rFonts w:ascii="Calibri" w:hAnsi="Calibri" w:cs="Calibri"/>
                <w:sz w:val="20"/>
                <w:lang w:eastAsia="de-DE"/>
              </w:rPr>
              <w:t>123.4</w:t>
            </w:r>
          </w:p>
        </w:tc>
        <w:tc>
          <w:tcPr>
            <w:tcW w:w="810" w:type="dxa"/>
            <w:tcBorders>
              <w:top w:val="single" w:sz="8" w:space="0" w:color="000000"/>
              <w:left w:val="single" w:sz="8" w:space="0" w:color="000000"/>
              <w:bottom w:val="single" w:sz="8" w:space="0" w:color="000000"/>
              <w:right w:val="single" w:sz="15" w:space="0" w:color="000000"/>
            </w:tcBorders>
          </w:tcPr>
          <w:p w14:paraId="736506AC" w14:textId="77777777" w:rsidR="00261AC0" w:rsidRPr="00D03F84" w:rsidRDefault="00261AC0" w:rsidP="005A1C75">
            <w:pPr>
              <w:ind w:right="16"/>
              <w:jc w:val="center"/>
              <w:rPr>
                <w:sz w:val="22"/>
                <w:lang w:eastAsia="de-DE"/>
              </w:rPr>
            </w:pPr>
            <w:r w:rsidRPr="00D03F84">
              <w:rPr>
                <w:rFonts w:ascii="Calibri" w:hAnsi="Calibri" w:cs="Calibri"/>
                <w:sz w:val="20"/>
                <w:lang w:eastAsia="de-DE"/>
              </w:rPr>
              <w:t>‐6.0</w:t>
            </w:r>
          </w:p>
        </w:tc>
        <w:tc>
          <w:tcPr>
            <w:tcW w:w="1530" w:type="dxa"/>
            <w:tcBorders>
              <w:top w:val="single" w:sz="8" w:space="0" w:color="000000"/>
              <w:left w:val="single" w:sz="15" w:space="0" w:color="000000"/>
              <w:bottom w:val="single" w:sz="8" w:space="0" w:color="000000"/>
              <w:right w:val="single" w:sz="15" w:space="0" w:color="000000"/>
            </w:tcBorders>
          </w:tcPr>
          <w:p w14:paraId="05BDE3AF" w14:textId="77777777" w:rsidR="00261AC0" w:rsidRPr="00D03F84" w:rsidRDefault="00261AC0" w:rsidP="005A1C75">
            <w:pPr>
              <w:ind w:left="1"/>
              <w:jc w:val="both"/>
              <w:rPr>
                <w:sz w:val="22"/>
                <w:lang w:eastAsia="de-DE"/>
              </w:rPr>
            </w:pPr>
            <w:proofErr w:type="spellStart"/>
            <w:r w:rsidRPr="00D03F84">
              <w:rPr>
                <w:rFonts w:ascii="Calibri" w:hAnsi="Calibri" w:cs="Calibri"/>
                <w:sz w:val="20"/>
                <w:lang w:eastAsia="de-DE"/>
              </w:rPr>
              <w:t>Bhaktapur</w:t>
            </w:r>
            <w:proofErr w:type="spellEnd"/>
          </w:p>
        </w:tc>
      </w:tr>
      <w:tr w:rsidR="00261AC0" w:rsidRPr="00D03F84" w14:paraId="7BE1AD5B"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4C7FB5E1" w14:textId="77777777" w:rsidR="00261AC0" w:rsidRPr="00D03F84" w:rsidRDefault="00261AC0" w:rsidP="005A1C75">
            <w:pPr>
              <w:ind w:right="35"/>
              <w:jc w:val="right"/>
              <w:rPr>
                <w:sz w:val="22"/>
                <w:lang w:eastAsia="de-DE"/>
              </w:rPr>
            </w:pPr>
            <w:proofErr w:type="spellStart"/>
            <w:r w:rsidRPr="00D03F84">
              <w:rPr>
                <w:rFonts w:ascii="Calibri" w:hAnsi="Calibri" w:cs="Calibri"/>
                <w:sz w:val="20"/>
                <w:lang w:eastAsia="de-DE"/>
              </w:rPr>
              <w:t>Makwanpur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5A716502" w14:textId="77777777" w:rsidR="00261AC0" w:rsidRPr="00D03F84" w:rsidRDefault="00261AC0" w:rsidP="005A1C75">
            <w:pPr>
              <w:ind w:right="15"/>
              <w:jc w:val="center"/>
              <w:rPr>
                <w:sz w:val="22"/>
                <w:lang w:eastAsia="de-DE"/>
              </w:rPr>
            </w:pPr>
            <w:r w:rsidRPr="00D03F84">
              <w:rPr>
                <w:rFonts w:ascii="Calibri" w:hAnsi="Calibri" w:cs="Calibri"/>
                <w:sz w:val="20"/>
                <w:lang w:eastAsia="de-DE"/>
              </w:rPr>
              <w:t>71.2</w:t>
            </w:r>
          </w:p>
        </w:tc>
        <w:tc>
          <w:tcPr>
            <w:tcW w:w="678" w:type="dxa"/>
            <w:tcBorders>
              <w:top w:val="single" w:sz="8" w:space="0" w:color="000000"/>
              <w:left w:val="single" w:sz="8" w:space="0" w:color="000000"/>
              <w:bottom w:val="single" w:sz="8" w:space="0" w:color="000000"/>
              <w:right w:val="single" w:sz="8" w:space="0" w:color="000000"/>
            </w:tcBorders>
          </w:tcPr>
          <w:p w14:paraId="4B3CE99F" w14:textId="77777777" w:rsidR="00261AC0" w:rsidRPr="00D03F84" w:rsidRDefault="00261AC0" w:rsidP="005A1C75">
            <w:pPr>
              <w:ind w:right="16"/>
              <w:jc w:val="center"/>
              <w:rPr>
                <w:sz w:val="22"/>
                <w:lang w:eastAsia="de-DE"/>
              </w:rPr>
            </w:pPr>
            <w:r w:rsidRPr="00D03F84">
              <w:rPr>
                <w:rFonts w:ascii="Calibri" w:hAnsi="Calibri" w:cs="Calibri"/>
                <w:sz w:val="20"/>
                <w:lang w:eastAsia="de-DE"/>
              </w:rPr>
              <w:t>5.6</w:t>
            </w:r>
          </w:p>
        </w:tc>
        <w:tc>
          <w:tcPr>
            <w:tcW w:w="660" w:type="dxa"/>
            <w:tcBorders>
              <w:top w:val="single" w:sz="8" w:space="0" w:color="000000"/>
              <w:left w:val="single" w:sz="8" w:space="0" w:color="000000"/>
              <w:bottom w:val="single" w:sz="8" w:space="0" w:color="000000"/>
              <w:right w:val="single" w:sz="15" w:space="0" w:color="000000"/>
            </w:tcBorders>
          </w:tcPr>
          <w:p w14:paraId="7ADB682D" w14:textId="77777777" w:rsidR="00261AC0" w:rsidRPr="00D03F84" w:rsidRDefault="00261AC0" w:rsidP="005A1C75">
            <w:pPr>
              <w:ind w:right="15"/>
              <w:jc w:val="center"/>
              <w:rPr>
                <w:sz w:val="22"/>
                <w:lang w:eastAsia="de-DE"/>
              </w:rPr>
            </w:pPr>
            <w:r w:rsidRPr="00D03F84">
              <w:rPr>
                <w:rFonts w:ascii="Calibri" w:hAnsi="Calibri" w:cs="Calibri"/>
                <w:sz w:val="20"/>
                <w:lang w:eastAsia="de-DE"/>
              </w:rPr>
              <w:t>54.6</w:t>
            </w:r>
          </w:p>
        </w:tc>
        <w:tc>
          <w:tcPr>
            <w:tcW w:w="732" w:type="dxa"/>
            <w:tcBorders>
              <w:top w:val="single" w:sz="8" w:space="0" w:color="000000"/>
              <w:left w:val="single" w:sz="15" w:space="0" w:color="000000"/>
              <w:bottom w:val="single" w:sz="8" w:space="0" w:color="000000"/>
              <w:right w:val="single" w:sz="8" w:space="0" w:color="000000"/>
            </w:tcBorders>
          </w:tcPr>
          <w:p w14:paraId="4E388A5F" w14:textId="77777777" w:rsidR="00261AC0" w:rsidRPr="00D03F84" w:rsidRDefault="00261AC0" w:rsidP="005A1C75">
            <w:pPr>
              <w:ind w:right="16"/>
              <w:jc w:val="center"/>
              <w:rPr>
                <w:sz w:val="22"/>
                <w:lang w:eastAsia="de-DE"/>
              </w:rPr>
            </w:pPr>
            <w:r w:rsidRPr="00D03F84">
              <w:rPr>
                <w:rFonts w:ascii="Calibri" w:hAnsi="Calibri" w:cs="Calibri"/>
                <w:sz w:val="20"/>
                <w:lang w:eastAsia="de-DE"/>
              </w:rPr>
              <w:t>60.8</w:t>
            </w:r>
          </w:p>
        </w:tc>
        <w:tc>
          <w:tcPr>
            <w:tcW w:w="720" w:type="dxa"/>
            <w:tcBorders>
              <w:top w:val="single" w:sz="8" w:space="0" w:color="000000"/>
              <w:left w:val="single" w:sz="8" w:space="0" w:color="000000"/>
              <w:bottom w:val="single" w:sz="8" w:space="0" w:color="000000"/>
              <w:right w:val="single" w:sz="8" w:space="0" w:color="000000"/>
            </w:tcBorders>
          </w:tcPr>
          <w:p w14:paraId="6A213A72" w14:textId="77777777" w:rsidR="00261AC0" w:rsidRPr="00D03F84" w:rsidRDefault="00261AC0" w:rsidP="005A1C75">
            <w:pPr>
              <w:ind w:right="15"/>
              <w:jc w:val="center"/>
              <w:rPr>
                <w:sz w:val="22"/>
                <w:lang w:eastAsia="de-DE"/>
              </w:rPr>
            </w:pPr>
            <w:r w:rsidRPr="00D03F84">
              <w:rPr>
                <w:rFonts w:ascii="Calibri" w:hAnsi="Calibri" w:cs="Calibri"/>
                <w:sz w:val="20"/>
                <w:lang w:eastAsia="de-DE"/>
              </w:rPr>
              <w:t>1.4</w:t>
            </w:r>
          </w:p>
        </w:tc>
        <w:tc>
          <w:tcPr>
            <w:tcW w:w="630" w:type="dxa"/>
            <w:tcBorders>
              <w:top w:val="single" w:sz="8" w:space="0" w:color="000000"/>
              <w:left w:val="single" w:sz="8" w:space="0" w:color="000000"/>
              <w:bottom w:val="single" w:sz="8" w:space="0" w:color="000000"/>
              <w:right w:val="double" w:sz="15" w:space="0" w:color="000000"/>
            </w:tcBorders>
          </w:tcPr>
          <w:p w14:paraId="17CC22C0" w14:textId="77777777" w:rsidR="00261AC0" w:rsidRPr="00D03F84" w:rsidRDefault="00261AC0" w:rsidP="005A1C75">
            <w:pPr>
              <w:ind w:right="66"/>
              <w:jc w:val="center"/>
              <w:rPr>
                <w:sz w:val="22"/>
                <w:lang w:eastAsia="de-DE"/>
              </w:rPr>
            </w:pPr>
            <w:r w:rsidRPr="00D03F84">
              <w:rPr>
                <w:rFonts w:ascii="Calibri" w:hAnsi="Calibri" w:cs="Calibri"/>
                <w:sz w:val="20"/>
                <w:lang w:eastAsia="de-DE"/>
              </w:rPr>
              <w:t>63.6</w:t>
            </w:r>
          </w:p>
        </w:tc>
        <w:tc>
          <w:tcPr>
            <w:tcW w:w="810" w:type="dxa"/>
            <w:tcBorders>
              <w:top w:val="single" w:sz="8" w:space="0" w:color="000000"/>
              <w:left w:val="double" w:sz="15" w:space="0" w:color="000000"/>
              <w:bottom w:val="single" w:sz="8" w:space="0" w:color="000000"/>
              <w:right w:val="single" w:sz="8" w:space="0" w:color="000000"/>
            </w:tcBorders>
          </w:tcPr>
          <w:p w14:paraId="0D5DD27B" w14:textId="77777777" w:rsidR="00261AC0" w:rsidRPr="00D03F84" w:rsidRDefault="00261AC0" w:rsidP="005A1C75">
            <w:pPr>
              <w:ind w:left="35"/>
              <w:jc w:val="center"/>
              <w:rPr>
                <w:sz w:val="22"/>
                <w:lang w:eastAsia="de-DE"/>
              </w:rPr>
            </w:pPr>
            <w:r w:rsidRPr="00D03F84">
              <w:rPr>
                <w:rFonts w:ascii="Calibri" w:hAnsi="Calibri" w:cs="Calibri"/>
                <w:sz w:val="20"/>
                <w:lang w:eastAsia="de-DE"/>
              </w:rPr>
              <w:t>‐14.7</w:t>
            </w:r>
          </w:p>
        </w:tc>
        <w:tc>
          <w:tcPr>
            <w:tcW w:w="810" w:type="dxa"/>
            <w:tcBorders>
              <w:top w:val="single" w:sz="8" w:space="0" w:color="000000"/>
              <w:left w:val="single" w:sz="8" w:space="0" w:color="000000"/>
              <w:bottom w:val="single" w:sz="8" w:space="0" w:color="000000"/>
              <w:right w:val="single" w:sz="8" w:space="0" w:color="000000"/>
            </w:tcBorders>
          </w:tcPr>
          <w:p w14:paraId="63606B09" w14:textId="77777777" w:rsidR="00261AC0" w:rsidRPr="00D03F84" w:rsidRDefault="00261AC0" w:rsidP="005A1C75">
            <w:pPr>
              <w:ind w:right="15"/>
              <w:jc w:val="center"/>
              <w:rPr>
                <w:sz w:val="22"/>
                <w:lang w:eastAsia="de-DE"/>
              </w:rPr>
            </w:pPr>
            <w:r w:rsidRPr="00D03F84">
              <w:rPr>
                <w:rFonts w:ascii="Calibri" w:hAnsi="Calibri" w:cs="Calibri"/>
                <w:sz w:val="20"/>
                <w:lang w:eastAsia="de-DE"/>
              </w:rPr>
              <w:t>‐75.7</w:t>
            </w:r>
          </w:p>
        </w:tc>
        <w:tc>
          <w:tcPr>
            <w:tcW w:w="810" w:type="dxa"/>
            <w:tcBorders>
              <w:top w:val="single" w:sz="8" w:space="0" w:color="000000"/>
              <w:left w:val="single" w:sz="8" w:space="0" w:color="000000"/>
              <w:bottom w:val="single" w:sz="8" w:space="0" w:color="000000"/>
              <w:right w:val="single" w:sz="15" w:space="0" w:color="000000"/>
            </w:tcBorders>
          </w:tcPr>
          <w:p w14:paraId="04F71483" w14:textId="77777777" w:rsidR="00261AC0" w:rsidRPr="00D03F84" w:rsidRDefault="00261AC0" w:rsidP="005A1C75">
            <w:pPr>
              <w:ind w:right="17"/>
              <w:jc w:val="center"/>
              <w:rPr>
                <w:sz w:val="22"/>
                <w:lang w:eastAsia="de-DE"/>
              </w:rPr>
            </w:pPr>
            <w:r w:rsidRPr="00D03F84">
              <w:rPr>
                <w:rFonts w:ascii="Calibri" w:hAnsi="Calibri" w:cs="Calibri"/>
                <w:sz w:val="20"/>
                <w:lang w:eastAsia="de-DE"/>
              </w:rPr>
              <w:t>16.5</w:t>
            </w:r>
          </w:p>
        </w:tc>
        <w:tc>
          <w:tcPr>
            <w:tcW w:w="1530" w:type="dxa"/>
            <w:tcBorders>
              <w:top w:val="single" w:sz="8" w:space="0" w:color="000000"/>
              <w:left w:val="single" w:sz="15" w:space="0" w:color="000000"/>
              <w:bottom w:val="single" w:sz="8" w:space="0" w:color="000000"/>
              <w:right w:val="single" w:sz="15" w:space="0" w:color="000000"/>
            </w:tcBorders>
          </w:tcPr>
          <w:p w14:paraId="15DA89B5" w14:textId="77777777" w:rsidR="00261AC0" w:rsidRPr="00D03F84" w:rsidRDefault="00261AC0" w:rsidP="005A1C75">
            <w:pPr>
              <w:ind w:left="1"/>
              <w:jc w:val="both"/>
              <w:rPr>
                <w:sz w:val="22"/>
                <w:lang w:eastAsia="de-DE"/>
              </w:rPr>
            </w:pPr>
            <w:proofErr w:type="spellStart"/>
            <w:r w:rsidRPr="00D03F84">
              <w:rPr>
                <w:rFonts w:ascii="Calibri" w:hAnsi="Calibri" w:cs="Calibri"/>
                <w:sz w:val="20"/>
                <w:lang w:eastAsia="de-DE"/>
              </w:rPr>
              <w:t>Makwanpur</w:t>
            </w:r>
            <w:proofErr w:type="spellEnd"/>
          </w:p>
        </w:tc>
      </w:tr>
      <w:tr w:rsidR="00261AC0" w:rsidRPr="00D03F84" w14:paraId="0BE1A4E7"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1BC47CA3" w14:textId="77777777" w:rsidR="00261AC0" w:rsidRPr="00D03F84" w:rsidRDefault="00261AC0" w:rsidP="005A1C75">
            <w:pPr>
              <w:ind w:right="34"/>
              <w:jc w:val="right"/>
              <w:rPr>
                <w:sz w:val="22"/>
                <w:lang w:eastAsia="de-DE"/>
              </w:rPr>
            </w:pPr>
            <w:proofErr w:type="spellStart"/>
            <w:r w:rsidRPr="00D03F84">
              <w:rPr>
                <w:rFonts w:ascii="Calibri" w:hAnsi="Calibri" w:cs="Calibri"/>
                <w:sz w:val="20"/>
                <w:lang w:eastAsia="de-DE"/>
              </w:rPr>
              <w:t>Nuwakot</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5BEE475D" w14:textId="77777777" w:rsidR="00261AC0" w:rsidRPr="00D03F84" w:rsidRDefault="00261AC0" w:rsidP="005A1C75">
            <w:pPr>
              <w:ind w:right="15"/>
              <w:jc w:val="center"/>
              <w:rPr>
                <w:sz w:val="22"/>
                <w:lang w:eastAsia="de-DE"/>
              </w:rPr>
            </w:pPr>
            <w:r w:rsidRPr="00D03F84">
              <w:rPr>
                <w:rFonts w:ascii="Calibri" w:hAnsi="Calibri" w:cs="Calibri"/>
                <w:sz w:val="20"/>
                <w:lang w:eastAsia="de-DE"/>
              </w:rPr>
              <w:t>40.8</w:t>
            </w:r>
          </w:p>
        </w:tc>
        <w:tc>
          <w:tcPr>
            <w:tcW w:w="678" w:type="dxa"/>
            <w:tcBorders>
              <w:top w:val="single" w:sz="8" w:space="0" w:color="000000"/>
              <w:left w:val="single" w:sz="8" w:space="0" w:color="000000"/>
              <w:bottom w:val="single" w:sz="8" w:space="0" w:color="000000"/>
              <w:right w:val="single" w:sz="8" w:space="0" w:color="000000"/>
            </w:tcBorders>
          </w:tcPr>
          <w:p w14:paraId="5F34A5EE" w14:textId="77777777" w:rsidR="00261AC0" w:rsidRPr="00D03F84" w:rsidRDefault="00261AC0" w:rsidP="005A1C75">
            <w:pPr>
              <w:ind w:right="16"/>
              <w:jc w:val="center"/>
              <w:rPr>
                <w:sz w:val="22"/>
                <w:lang w:eastAsia="de-DE"/>
              </w:rPr>
            </w:pPr>
            <w:r w:rsidRPr="00D03F84">
              <w:rPr>
                <w:rFonts w:ascii="Calibri" w:hAnsi="Calibri" w:cs="Calibri"/>
                <w:sz w:val="20"/>
                <w:lang w:eastAsia="de-DE"/>
              </w:rPr>
              <w:t>4.9</w:t>
            </w:r>
          </w:p>
        </w:tc>
        <w:tc>
          <w:tcPr>
            <w:tcW w:w="660" w:type="dxa"/>
            <w:tcBorders>
              <w:top w:val="single" w:sz="8" w:space="0" w:color="000000"/>
              <w:left w:val="single" w:sz="8" w:space="0" w:color="000000"/>
              <w:bottom w:val="single" w:sz="8" w:space="0" w:color="000000"/>
              <w:right w:val="single" w:sz="15" w:space="0" w:color="000000"/>
            </w:tcBorders>
          </w:tcPr>
          <w:p w14:paraId="01CE91ED" w14:textId="77777777" w:rsidR="00261AC0" w:rsidRPr="00D03F84" w:rsidRDefault="00261AC0" w:rsidP="005A1C75">
            <w:pPr>
              <w:ind w:right="15"/>
              <w:jc w:val="center"/>
              <w:rPr>
                <w:sz w:val="22"/>
                <w:lang w:eastAsia="de-DE"/>
              </w:rPr>
            </w:pPr>
            <w:r w:rsidRPr="00D03F84">
              <w:rPr>
                <w:rFonts w:ascii="Calibri" w:hAnsi="Calibri" w:cs="Calibri"/>
                <w:sz w:val="20"/>
                <w:lang w:eastAsia="de-DE"/>
              </w:rPr>
              <w:t>57.3</w:t>
            </w:r>
          </w:p>
        </w:tc>
        <w:tc>
          <w:tcPr>
            <w:tcW w:w="732" w:type="dxa"/>
            <w:tcBorders>
              <w:top w:val="single" w:sz="8" w:space="0" w:color="000000"/>
              <w:left w:val="single" w:sz="15" w:space="0" w:color="000000"/>
              <w:bottom w:val="single" w:sz="8" w:space="0" w:color="000000"/>
              <w:right w:val="single" w:sz="8" w:space="0" w:color="000000"/>
            </w:tcBorders>
          </w:tcPr>
          <w:p w14:paraId="6CC0EB3D" w14:textId="77777777" w:rsidR="00261AC0" w:rsidRPr="00D03F84" w:rsidRDefault="00261AC0" w:rsidP="005A1C75">
            <w:pPr>
              <w:ind w:right="16"/>
              <w:jc w:val="center"/>
              <w:rPr>
                <w:sz w:val="22"/>
                <w:lang w:eastAsia="de-DE"/>
              </w:rPr>
            </w:pPr>
            <w:r w:rsidRPr="00D03F84">
              <w:rPr>
                <w:rFonts w:ascii="Calibri" w:hAnsi="Calibri" w:cs="Calibri"/>
                <w:sz w:val="20"/>
                <w:lang w:eastAsia="de-DE"/>
              </w:rPr>
              <w:t>37.5</w:t>
            </w:r>
          </w:p>
        </w:tc>
        <w:tc>
          <w:tcPr>
            <w:tcW w:w="720" w:type="dxa"/>
            <w:tcBorders>
              <w:top w:val="single" w:sz="8" w:space="0" w:color="000000"/>
              <w:left w:val="single" w:sz="8" w:space="0" w:color="000000"/>
              <w:bottom w:val="single" w:sz="8" w:space="0" w:color="000000"/>
              <w:right w:val="single" w:sz="8" w:space="0" w:color="000000"/>
            </w:tcBorders>
          </w:tcPr>
          <w:p w14:paraId="400D8191" w14:textId="77777777" w:rsidR="00261AC0" w:rsidRPr="00D03F84" w:rsidRDefault="00261AC0" w:rsidP="005A1C75">
            <w:pPr>
              <w:ind w:right="15"/>
              <w:jc w:val="center"/>
              <w:rPr>
                <w:sz w:val="22"/>
                <w:lang w:eastAsia="de-DE"/>
              </w:rPr>
            </w:pPr>
            <w:r w:rsidRPr="00D03F84">
              <w:rPr>
                <w:rFonts w:ascii="Calibri" w:hAnsi="Calibri" w:cs="Calibri"/>
                <w:sz w:val="20"/>
                <w:lang w:eastAsia="de-DE"/>
              </w:rPr>
              <w:t>0.9</w:t>
            </w:r>
          </w:p>
        </w:tc>
        <w:tc>
          <w:tcPr>
            <w:tcW w:w="630" w:type="dxa"/>
            <w:tcBorders>
              <w:top w:val="single" w:sz="8" w:space="0" w:color="000000"/>
              <w:left w:val="single" w:sz="8" w:space="0" w:color="000000"/>
              <w:bottom w:val="single" w:sz="8" w:space="0" w:color="000000"/>
              <w:right w:val="double" w:sz="15" w:space="0" w:color="000000"/>
            </w:tcBorders>
          </w:tcPr>
          <w:p w14:paraId="61307290" w14:textId="77777777" w:rsidR="00261AC0" w:rsidRPr="00D03F84" w:rsidRDefault="00261AC0" w:rsidP="005A1C75">
            <w:pPr>
              <w:ind w:right="66"/>
              <w:jc w:val="center"/>
              <w:rPr>
                <w:sz w:val="22"/>
                <w:lang w:eastAsia="de-DE"/>
              </w:rPr>
            </w:pPr>
            <w:r w:rsidRPr="00D03F84">
              <w:rPr>
                <w:rFonts w:ascii="Calibri" w:hAnsi="Calibri" w:cs="Calibri"/>
                <w:sz w:val="20"/>
                <w:lang w:eastAsia="de-DE"/>
              </w:rPr>
              <w:t>63.2</w:t>
            </w:r>
          </w:p>
        </w:tc>
        <w:tc>
          <w:tcPr>
            <w:tcW w:w="810" w:type="dxa"/>
            <w:tcBorders>
              <w:top w:val="single" w:sz="8" w:space="0" w:color="000000"/>
              <w:left w:val="double" w:sz="15" w:space="0" w:color="000000"/>
              <w:bottom w:val="single" w:sz="8" w:space="0" w:color="000000"/>
              <w:right w:val="single" w:sz="8" w:space="0" w:color="000000"/>
            </w:tcBorders>
          </w:tcPr>
          <w:p w14:paraId="1AA7E4D1" w14:textId="77777777" w:rsidR="00261AC0" w:rsidRPr="00D03F84" w:rsidRDefault="00261AC0" w:rsidP="005A1C75">
            <w:pPr>
              <w:ind w:left="34"/>
              <w:jc w:val="center"/>
              <w:rPr>
                <w:sz w:val="22"/>
                <w:lang w:eastAsia="de-DE"/>
              </w:rPr>
            </w:pPr>
            <w:r w:rsidRPr="00D03F84">
              <w:rPr>
                <w:rFonts w:ascii="Calibri" w:hAnsi="Calibri" w:cs="Calibri"/>
                <w:sz w:val="20"/>
                <w:lang w:eastAsia="de-DE"/>
              </w:rPr>
              <w:t>‐8.1</w:t>
            </w:r>
          </w:p>
        </w:tc>
        <w:tc>
          <w:tcPr>
            <w:tcW w:w="810" w:type="dxa"/>
            <w:tcBorders>
              <w:top w:val="single" w:sz="8" w:space="0" w:color="000000"/>
              <w:left w:val="single" w:sz="8" w:space="0" w:color="000000"/>
              <w:bottom w:val="single" w:sz="8" w:space="0" w:color="000000"/>
              <w:right w:val="single" w:sz="8" w:space="0" w:color="000000"/>
            </w:tcBorders>
          </w:tcPr>
          <w:p w14:paraId="3601EBFC" w14:textId="77777777" w:rsidR="00261AC0" w:rsidRPr="00D03F84" w:rsidRDefault="00261AC0" w:rsidP="005A1C75">
            <w:pPr>
              <w:ind w:right="15"/>
              <w:jc w:val="center"/>
              <w:rPr>
                <w:sz w:val="22"/>
                <w:lang w:eastAsia="de-DE"/>
              </w:rPr>
            </w:pPr>
            <w:r w:rsidRPr="00D03F84">
              <w:rPr>
                <w:rFonts w:ascii="Calibri" w:hAnsi="Calibri" w:cs="Calibri"/>
                <w:sz w:val="20"/>
                <w:lang w:eastAsia="de-DE"/>
              </w:rPr>
              <w:t>‐80.8</w:t>
            </w:r>
          </w:p>
        </w:tc>
        <w:tc>
          <w:tcPr>
            <w:tcW w:w="810" w:type="dxa"/>
            <w:tcBorders>
              <w:top w:val="single" w:sz="8" w:space="0" w:color="000000"/>
              <w:left w:val="single" w:sz="8" w:space="0" w:color="000000"/>
              <w:bottom w:val="single" w:sz="8" w:space="0" w:color="000000"/>
              <w:right w:val="single" w:sz="15" w:space="0" w:color="000000"/>
            </w:tcBorders>
          </w:tcPr>
          <w:p w14:paraId="02C6F605" w14:textId="77777777" w:rsidR="00261AC0" w:rsidRPr="00D03F84" w:rsidRDefault="00261AC0" w:rsidP="005A1C75">
            <w:pPr>
              <w:ind w:right="16"/>
              <w:jc w:val="center"/>
              <w:rPr>
                <w:sz w:val="22"/>
                <w:lang w:eastAsia="de-DE"/>
              </w:rPr>
            </w:pPr>
            <w:r w:rsidRPr="00D03F84">
              <w:rPr>
                <w:rFonts w:ascii="Calibri" w:hAnsi="Calibri" w:cs="Calibri"/>
                <w:sz w:val="20"/>
                <w:lang w:eastAsia="de-DE"/>
              </w:rPr>
              <w:t>10.3</w:t>
            </w:r>
          </w:p>
        </w:tc>
        <w:tc>
          <w:tcPr>
            <w:tcW w:w="1530" w:type="dxa"/>
            <w:tcBorders>
              <w:top w:val="single" w:sz="8" w:space="0" w:color="000000"/>
              <w:left w:val="single" w:sz="15" w:space="0" w:color="000000"/>
              <w:bottom w:val="single" w:sz="8" w:space="0" w:color="000000"/>
              <w:right w:val="single" w:sz="15" w:space="0" w:color="000000"/>
            </w:tcBorders>
          </w:tcPr>
          <w:p w14:paraId="25D8DEA2" w14:textId="77777777" w:rsidR="00261AC0" w:rsidRPr="00D03F84" w:rsidRDefault="00261AC0" w:rsidP="005A1C75">
            <w:pPr>
              <w:ind w:left="1"/>
              <w:jc w:val="both"/>
              <w:rPr>
                <w:sz w:val="22"/>
                <w:lang w:eastAsia="de-DE"/>
              </w:rPr>
            </w:pPr>
            <w:proofErr w:type="spellStart"/>
            <w:r w:rsidRPr="00D03F84">
              <w:rPr>
                <w:rFonts w:ascii="Calibri" w:hAnsi="Calibri" w:cs="Calibri"/>
                <w:sz w:val="20"/>
                <w:lang w:eastAsia="de-DE"/>
              </w:rPr>
              <w:t>Nuwakot</w:t>
            </w:r>
            <w:proofErr w:type="spellEnd"/>
          </w:p>
        </w:tc>
      </w:tr>
      <w:tr w:rsidR="00261AC0" w:rsidRPr="00D03F84" w14:paraId="1FCB81B3"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6A7FF74D" w14:textId="77777777" w:rsidR="00261AC0" w:rsidRPr="00D03F84" w:rsidRDefault="00261AC0" w:rsidP="005A1C75">
            <w:pPr>
              <w:ind w:right="36"/>
              <w:jc w:val="right"/>
              <w:rPr>
                <w:sz w:val="22"/>
                <w:lang w:eastAsia="de-DE"/>
              </w:rPr>
            </w:pPr>
            <w:proofErr w:type="spellStart"/>
            <w:r w:rsidRPr="00D03F84">
              <w:rPr>
                <w:rFonts w:ascii="Calibri" w:hAnsi="Calibri" w:cs="Calibri"/>
                <w:sz w:val="20"/>
                <w:lang w:eastAsia="de-DE"/>
              </w:rPr>
              <w:t>Dhading</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4A3F2674" w14:textId="77777777" w:rsidR="00261AC0" w:rsidRPr="00D03F84" w:rsidRDefault="00261AC0" w:rsidP="005A1C75">
            <w:pPr>
              <w:ind w:right="16"/>
              <w:jc w:val="center"/>
              <w:rPr>
                <w:sz w:val="22"/>
                <w:lang w:eastAsia="de-DE"/>
              </w:rPr>
            </w:pPr>
            <w:r w:rsidRPr="00D03F84">
              <w:rPr>
                <w:rFonts w:ascii="Calibri" w:hAnsi="Calibri" w:cs="Calibri"/>
                <w:sz w:val="20"/>
                <w:lang w:eastAsia="de-DE"/>
              </w:rPr>
              <w:t>33.0</w:t>
            </w:r>
          </w:p>
        </w:tc>
        <w:tc>
          <w:tcPr>
            <w:tcW w:w="678" w:type="dxa"/>
            <w:tcBorders>
              <w:top w:val="single" w:sz="8" w:space="0" w:color="000000"/>
              <w:left w:val="single" w:sz="8" w:space="0" w:color="000000"/>
              <w:bottom w:val="single" w:sz="8" w:space="0" w:color="000000"/>
              <w:right w:val="single" w:sz="8" w:space="0" w:color="000000"/>
            </w:tcBorders>
          </w:tcPr>
          <w:p w14:paraId="73B3160A" w14:textId="77777777" w:rsidR="00261AC0" w:rsidRPr="00D03F84" w:rsidRDefault="00261AC0" w:rsidP="005A1C75">
            <w:pPr>
              <w:ind w:right="17"/>
              <w:jc w:val="center"/>
              <w:rPr>
                <w:sz w:val="22"/>
                <w:lang w:eastAsia="de-DE"/>
              </w:rPr>
            </w:pPr>
            <w:r w:rsidRPr="00D03F84">
              <w:rPr>
                <w:rFonts w:ascii="Calibri" w:hAnsi="Calibri" w:cs="Calibri"/>
                <w:sz w:val="20"/>
                <w:lang w:eastAsia="de-DE"/>
              </w:rPr>
              <w:t>4.0</w:t>
            </w:r>
          </w:p>
        </w:tc>
        <w:tc>
          <w:tcPr>
            <w:tcW w:w="660" w:type="dxa"/>
            <w:tcBorders>
              <w:top w:val="single" w:sz="8" w:space="0" w:color="000000"/>
              <w:left w:val="single" w:sz="8" w:space="0" w:color="000000"/>
              <w:bottom w:val="single" w:sz="8" w:space="0" w:color="000000"/>
              <w:right w:val="single" w:sz="15" w:space="0" w:color="000000"/>
            </w:tcBorders>
          </w:tcPr>
          <w:p w14:paraId="38617F09" w14:textId="77777777" w:rsidR="00261AC0" w:rsidRPr="00D03F84" w:rsidRDefault="00261AC0" w:rsidP="005A1C75">
            <w:pPr>
              <w:ind w:right="16"/>
              <w:jc w:val="center"/>
              <w:rPr>
                <w:sz w:val="22"/>
                <w:lang w:eastAsia="de-DE"/>
              </w:rPr>
            </w:pPr>
            <w:r w:rsidRPr="00D03F84">
              <w:rPr>
                <w:rFonts w:ascii="Calibri" w:hAnsi="Calibri" w:cs="Calibri"/>
                <w:sz w:val="20"/>
                <w:lang w:eastAsia="de-DE"/>
              </w:rPr>
              <w:t>55.1</w:t>
            </w:r>
          </w:p>
        </w:tc>
        <w:tc>
          <w:tcPr>
            <w:tcW w:w="732" w:type="dxa"/>
            <w:tcBorders>
              <w:top w:val="single" w:sz="8" w:space="0" w:color="000000"/>
              <w:left w:val="single" w:sz="15" w:space="0" w:color="000000"/>
              <w:bottom w:val="single" w:sz="8" w:space="0" w:color="000000"/>
              <w:right w:val="single" w:sz="8" w:space="0" w:color="000000"/>
            </w:tcBorders>
          </w:tcPr>
          <w:p w14:paraId="0F534A6C" w14:textId="77777777" w:rsidR="00261AC0" w:rsidRPr="00D03F84" w:rsidRDefault="00261AC0" w:rsidP="005A1C75">
            <w:pPr>
              <w:ind w:right="17"/>
              <w:jc w:val="center"/>
              <w:rPr>
                <w:sz w:val="22"/>
                <w:lang w:eastAsia="de-DE"/>
              </w:rPr>
            </w:pPr>
            <w:r w:rsidRPr="00D03F84">
              <w:rPr>
                <w:rFonts w:ascii="Calibri" w:hAnsi="Calibri" w:cs="Calibri"/>
                <w:sz w:val="20"/>
                <w:lang w:eastAsia="de-DE"/>
              </w:rPr>
              <w:t>29.7</w:t>
            </w:r>
          </w:p>
        </w:tc>
        <w:tc>
          <w:tcPr>
            <w:tcW w:w="720" w:type="dxa"/>
            <w:tcBorders>
              <w:top w:val="single" w:sz="8" w:space="0" w:color="000000"/>
              <w:left w:val="single" w:sz="8" w:space="0" w:color="000000"/>
              <w:bottom w:val="single" w:sz="8" w:space="0" w:color="000000"/>
              <w:right w:val="single" w:sz="8" w:space="0" w:color="000000"/>
            </w:tcBorders>
          </w:tcPr>
          <w:p w14:paraId="095AD606" w14:textId="77777777" w:rsidR="00261AC0" w:rsidRPr="00D03F84" w:rsidRDefault="00261AC0" w:rsidP="005A1C75">
            <w:pPr>
              <w:ind w:right="15"/>
              <w:jc w:val="center"/>
              <w:rPr>
                <w:sz w:val="22"/>
                <w:lang w:eastAsia="de-DE"/>
              </w:rPr>
            </w:pPr>
            <w:r w:rsidRPr="00D03F84">
              <w:rPr>
                <w:rFonts w:ascii="Calibri" w:hAnsi="Calibri" w:cs="Calibri"/>
                <w:sz w:val="20"/>
                <w:lang w:eastAsia="de-DE"/>
              </w:rPr>
              <w:t>2.2</w:t>
            </w:r>
          </w:p>
        </w:tc>
        <w:tc>
          <w:tcPr>
            <w:tcW w:w="630" w:type="dxa"/>
            <w:tcBorders>
              <w:top w:val="single" w:sz="8" w:space="0" w:color="000000"/>
              <w:left w:val="single" w:sz="8" w:space="0" w:color="000000"/>
              <w:bottom w:val="single" w:sz="8" w:space="0" w:color="000000"/>
              <w:right w:val="double" w:sz="15" w:space="0" w:color="000000"/>
            </w:tcBorders>
          </w:tcPr>
          <w:p w14:paraId="7CD14DE9" w14:textId="77777777" w:rsidR="00261AC0" w:rsidRPr="00D03F84" w:rsidRDefault="00261AC0" w:rsidP="005A1C75">
            <w:pPr>
              <w:ind w:right="67"/>
              <w:jc w:val="center"/>
              <w:rPr>
                <w:sz w:val="22"/>
                <w:lang w:eastAsia="de-DE"/>
              </w:rPr>
            </w:pPr>
            <w:r w:rsidRPr="00D03F84">
              <w:rPr>
                <w:rFonts w:ascii="Calibri" w:hAnsi="Calibri" w:cs="Calibri"/>
                <w:sz w:val="20"/>
                <w:lang w:eastAsia="de-DE"/>
              </w:rPr>
              <w:t>59.8</w:t>
            </w:r>
          </w:p>
        </w:tc>
        <w:tc>
          <w:tcPr>
            <w:tcW w:w="810" w:type="dxa"/>
            <w:tcBorders>
              <w:top w:val="single" w:sz="8" w:space="0" w:color="000000"/>
              <w:left w:val="double" w:sz="15" w:space="0" w:color="000000"/>
              <w:bottom w:val="single" w:sz="8" w:space="0" w:color="000000"/>
              <w:right w:val="single" w:sz="8" w:space="0" w:color="000000"/>
            </w:tcBorders>
          </w:tcPr>
          <w:p w14:paraId="04A6EA85" w14:textId="77777777" w:rsidR="00261AC0" w:rsidRPr="00D03F84" w:rsidRDefault="00261AC0" w:rsidP="005A1C75">
            <w:pPr>
              <w:ind w:left="33"/>
              <w:jc w:val="center"/>
              <w:rPr>
                <w:sz w:val="22"/>
                <w:lang w:eastAsia="de-DE"/>
              </w:rPr>
            </w:pPr>
            <w:r w:rsidRPr="00D03F84">
              <w:rPr>
                <w:rFonts w:ascii="Calibri" w:hAnsi="Calibri" w:cs="Calibri"/>
                <w:sz w:val="20"/>
                <w:lang w:eastAsia="de-DE"/>
              </w:rPr>
              <w:t>‐9.8</w:t>
            </w:r>
          </w:p>
        </w:tc>
        <w:tc>
          <w:tcPr>
            <w:tcW w:w="810" w:type="dxa"/>
            <w:tcBorders>
              <w:top w:val="single" w:sz="8" w:space="0" w:color="000000"/>
              <w:left w:val="single" w:sz="8" w:space="0" w:color="000000"/>
              <w:bottom w:val="single" w:sz="8" w:space="0" w:color="000000"/>
              <w:right w:val="single" w:sz="8" w:space="0" w:color="000000"/>
            </w:tcBorders>
          </w:tcPr>
          <w:p w14:paraId="127FA1FF" w14:textId="77777777" w:rsidR="00261AC0" w:rsidRPr="00D03F84" w:rsidRDefault="00261AC0" w:rsidP="005A1C75">
            <w:pPr>
              <w:ind w:right="16"/>
              <w:jc w:val="center"/>
              <w:rPr>
                <w:sz w:val="22"/>
                <w:lang w:eastAsia="de-DE"/>
              </w:rPr>
            </w:pPr>
            <w:r w:rsidRPr="00D03F84">
              <w:rPr>
                <w:rFonts w:ascii="Calibri" w:hAnsi="Calibri" w:cs="Calibri"/>
                <w:sz w:val="20"/>
                <w:lang w:eastAsia="de-DE"/>
              </w:rPr>
              <w:t>‐43.7</w:t>
            </w:r>
          </w:p>
        </w:tc>
        <w:tc>
          <w:tcPr>
            <w:tcW w:w="810" w:type="dxa"/>
            <w:tcBorders>
              <w:top w:val="single" w:sz="8" w:space="0" w:color="000000"/>
              <w:left w:val="single" w:sz="8" w:space="0" w:color="000000"/>
              <w:bottom w:val="single" w:sz="8" w:space="0" w:color="000000"/>
              <w:right w:val="single" w:sz="15" w:space="0" w:color="000000"/>
            </w:tcBorders>
          </w:tcPr>
          <w:p w14:paraId="45767786" w14:textId="77777777" w:rsidR="00261AC0" w:rsidRPr="00D03F84" w:rsidRDefault="00261AC0" w:rsidP="005A1C75">
            <w:pPr>
              <w:ind w:right="16"/>
              <w:jc w:val="center"/>
              <w:rPr>
                <w:sz w:val="22"/>
                <w:lang w:eastAsia="de-DE"/>
              </w:rPr>
            </w:pPr>
            <w:r w:rsidRPr="00D03F84">
              <w:rPr>
                <w:rFonts w:ascii="Calibri" w:hAnsi="Calibri" w:cs="Calibri"/>
                <w:sz w:val="20"/>
                <w:lang w:eastAsia="de-DE"/>
              </w:rPr>
              <w:t>8.6</w:t>
            </w:r>
          </w:p>
        </w:tc>
        <w:tc>
          <w:tcPr>
            <w:tcW w:w="1530" w:type="dxa"/>
            <w:tcBorders>
              <w:top w:val="single" w:sz="8" w:space="0" w:color="000000"/>
              <w:left w:val="single" w:sz="15" w:space="0" w:color="000000"/>
              <w:bottom w:val="single" w:sz="8" w:space="0" w:color="000000"/>
              <w:right w:val="single" w:sz="15" w:space="0" w:color="000000"/>
            </w:tcBorders>
          </w:tcPr>
          <w:p w14:paraId="6CD418E2" w14:textId="77777777" w:rsidR="00261AC0" w:rsidRPr="00D03F84" w:rsidRDefault="00261AC0" w:rsidP="005A1C75">
            <w:pPr>
              <w:jc w:val="both"/>
              <w:rPr>
                <w:sz w:val="22"/>
                <w:lang w:eastAsia="de-DE"/>
              </w:rPr>
            </w:pPr>
            <w:proofErr w:type="spellStart"/>
            <w:r w:rsidRPr="00D03F84">
              <w:rPr>
                <w:rFonts w:ascii="Calibri" w:hAnsi="Calibri" w:cs="Calibri"/>
                <w:sz w:val="20"/>
                <w:lang w:eastAsia="de-DE"/>
              </w:rPr>
              <w:t>Dhading</w:t>
            </w:r>
            <w:proofErr w:type="spellEnd"/>
          </w:p>
        </w:tc>
      </w:tr>
      <w:tr w:rsidR="00261AC0" w:rsidRPr="00D03F84" w14:paraId="726C75D5" w14:textId="77777777" w:rsidTr="005A1C75">
        <w:trPr>
          <w:trHeight w:val="328"/>
          <w:jc w:val="center"/>
        </w:trPr>
        <w:tc>
          <w:tcPr>
            <w:tcW w:w="1502" w:type="dxa"/>
            <w:tcBorders>
              <w:top w:val="single" w:sz="8" w:space="0" w:color="000000"/>
              <w:left w:val="single" w:sz="15" w:space="0" w:color="000000"/>
              <w:bottom w:val="double" w:sz="15" w:space="0" w:color="000000"/>
              <w:right w:val="single" w:sz="15" w:space="0" w:color="000000"/>
            </w:tcBorders>
          </w:tcPr>
          <w:p w14:paraId="5D3B8392" w14:textId="77777777" w:rsidR="00261AC0" w:rsidRPr="00D03F84" w:rsidRDefault="00261AC0" w:rsidP="005A1C75">
            <w:pPr>
              <w:ind w:right="37"/>
              <w:jc w:val="right"/>
              <w:rPr>
                <w:sz w:val="22"/>
                <w:lang w:eastAsia="de-DE"/>
              </w:rPr>
            </w:pPr>
            <w:proofErr w:type="spellStart"/>
            <w:r w:rsidRPr="00D03F84">
              <w:rPr>
                <w:rFonts w:ascii="Calibri" w:hAnsi="Calibri" w:cs="Calibri"/>
                <w:sz w:val="20"/>
                <w:lang w:eastAsia="de-DE"/>
              </w:rPr>
              <w:t>Sindhupalchok</w:t>
            </w:r>
            <w:proofErr w:type="spellEnd"/>
          </w:p>
        </w:tc>
        <w:tc>
          <w:tcPr>
            <w:tcW w:w="720" w:type="dxa"/>
            <w:tcBorders>
              <w:top w:val="single" w:sz="8" w:space="0" w:color="000000"/>
              <w:left w:val="single" w:sz="15" w:space="0" w:color="000000"/>
              <w:bottom w:val="double" w:sz="15" w:space="0" w:color="000000"/>
              <w:right w:val="single" w:sz="8" w:space="0" w:color="000000"/>
            </w:tcBorders>
          </w:tcPr>
          <w:p w14:paraId="4F33662F" w14:textId="77777777" w:rsidR="00261AC0" w:rsidRPr="00D03F84" w:rsidRDefault="00261AC0" w:rsidP="005A1C75">
            <w:pPr>
              <w:ind w:right="17"/>
              <w:jc w:val="center"/>
              <w:rPr>
                <w:sz w:val="22"/>
                <w:lang w:eastAsia="de-DE"/>
              </w:rPr>
            </w:pPr>
            <w:r w:rsidRPr="00D03F84">
              <w:rPr>
                <w:rFonts w:ascii="Calibri" w:hAnsi="Calibri" w:cs="Calibri"/>
                <w:sz w:val="20"/>
                <w:lang w:eastAsia="de-DE"/>
              </w:rPr>
              <w:t>24.1</w:t>
            </w:r>
          </w:p>
        </w:tc>
        <w:tc>
          <w:tcPr>
            <w:tcW w:w="678" w:type="dxa"/>
            <w:tcBorders>
              <w:top w:val="single" w:sz="8" w:space="0" w:color="000000"/>
              <w:left w:val="single" w:sz="8" w:space="0" w:color="000000"/>
              <w:bottom w:val="double" w:sz="15" w:space="0" w:color="000000"/>
              <w:right w:val="single" w:sz="8" w:space="0" w:color="000000"/>
            </w:tcBorders>
          </w:tcPr>
          <w:p w14:paraId="01E3F35E" w14:textId="77777777" w:rsidR="00261AC0" w:rsidRPr="00D03F84" w:rsidRDefault="00261AC0" w:rsidP="005A1C75">
            <w:pPr>
              <w:ind w:right="17"/>
              <w:jc w:val="center"/>
              <w:rPr>
                <w:sz w:val="22"/>
                <w:lang w:eastAsia="de-DE"/>
              </w:rPr>
            </w:pPr>
            <w:r w:rsidRPr="00D03F84">
              <w:rPr>
                <w:rFonts w:ascii="Calibri" w:hAnsi="Calibri" w:cs="Calibri"/>
                <w:sz w:val="20"/>
                <w:lang w:eastAsia="de-DE"/>
              </w:rPr>
              <w:t>3.0</w:t>
            </w:r>
          </w:p>
        </w:tc>
        <w:tc>
          <w:tcPr>
            <w:tcW w:w="660" w:type="dxa"/>
            <w:tcBorders>
              <w:top w:val="single" w:sz="8" w:space="0" w:color="000000"/>
              <w:left w:val="single" w:sz="8" w:space="0" w:color="000000"/>
              <w:bottom w:val="double" w:sz="15" w:space="0" w:color="000000"/>
              <w:right w:val="single" w:sz="15" w:space="0" w:color="000000"/>
            </w:tcBorders>
          </w:tcPr>
          <w:p w14:paraId="20FC0BE8" w14:textId="77777777" w:rsidR="00261AC0" w:rsidRPr="00D03F84" w:rsidRDefault="00261AC0" w:rsidP="005A1C75">
            <w:pPr>
              <w:ind w:right="17"/>
              <w:jc w:val="center"/>
              <w:rPr>
                <w:sz w:val="22"/>
                <w:lang w:eastAsia="de-DE"/>
              </w:rPr>
            </w:pPr>
            <w:r w:rsidRPr="00D03F84">
              <w:rPr>
                <w:rFonts w:ascii="Calibri" w:hAnsi="Calibri" w:cs="Calibri"/>
                <w:sz w:val="20"/>
                <w:lang w:eastAsia="de-DE"/>
              </w:rPr>
              <w:t>39.7</w:t>
            </w:r>
          </w:p>
        </w:tc>
        <w:tc>
          <w:tcPr>
            <w:tcW w:w="732" w:type="dxa"/>
            <w:tcBorders>
              <w:top w:val="single" w:sz="8" w:space="0" w:color="000000"/>
              <w:left w:val="single" w:sz="15" w:space="0" w:color="000000"/>
              <w:bottom w:val="double" w:sz="15" w:space="0" w:color="000000"/>
              <w:right w:val="single" w:sz="8" w:space="0" w:color="000000"/>
            </w:tcBorders>
          </w:tcPr>
          <w:p w14:paraId="006183F3" w14:textId="77777777" w:rsidR="00261AC0" w:rsidRPr="00D03F84" w:rsidRDefault="00261AC0" w:rsidP="005A1C75">
            <w:pPr>
              <w:ind w:right="18"/>
              <w:jc w:val="center"/>
              <w:rPr>
                <w:sz w:val="22"/>
                <w:lang w:eastAsia="de-DE"/>
              </w:rPr>
            </w:pPr>
            <w:r w:rsidRPr="00D03F84">
              <w:rPr>
                <w:rFonts w:ascii="Calibri" w:hAnsi="Calibri" w:cs="Calibri"/>
                <w:sz w:val="20"/>
                <w:lang w:eastAsia="de-DE"/>
              </w:rPr>
              <w:t>20.4</w:t>
            </w:r>
          </w:p>
        </w:tc>
        <w:tc>
          <w:tcPr>
            <w:tcW w:w="720" w:type="dxa"/>
            <w:tcBorders>
              <w:top w:val="single" w:sz="8" w:space="0" w:color="000000"/>
              <w:left w:val="single" w:sz="8" w:space="0" w:color="000000"/>
              <w:bottom w:val="double" w:sz="15" w:space="0" w:color="000000"/>
              <w:right w:val="single" w:sz="8" w:space="0" w:color="000000"/>
            </w:tcBorders>
          </w:tcPr>
          <w:p w14:paraId="380FC264" w14:textId="77777777" w:rsidR="00261AC0" w:rsidRPr="00D03F84" w:rsidRDefault="00261AC0" w:rsidP="005A1C75">
            <w:pPr>
              <w:ind w:right="16"/>
              <w:jc w:val="center"/>
              <w:rPr>
                <w:sz w:val="22"/>
                <w:lang w:eastAsia="de-DE"/>
              </w:rPr>
            </w:pPr>
            <w:r w:rsidRPr="00D03F84">
              <w:rPr>
                <w:rFonts w:ascii="Calibri" w:hAnsi="Calibri" w:cs="Calibri"/>
                <w:sz w:val="20"/>
                <w:lang w:eastAsia="de-DE"/>
              </w:rPr>
              <w:t>1.9</w:t>
            </w:r>
          </w:p>
        </w:tc>
        <w:tc>
          <w:tcPr>
            <w:tcW w:w="630" w:type="dxa"/>
            <w:tcBorders>
              <w:top w:val="single" w:sz="8" w:space="0" w:color="000000"/>
              <w:left w:val="single" w:sz="8" w:space="0" w:color="000000"/>
              <w:bottom w:val="double" w:sz="15" w:space="0" w:color="000000"/>
              <w:right w:val="double" w:sz="15" w:space="0" w:color="000000"/>
            </w:tcBorders>
          </w:tcPr>
          <w:p w14:paraId="4FA14A40" w14:textId="77777777" w:rsidR="00261AC0" w:rsidRPr="00D03F84" w:rsidRDefault="00261AC0" w:rsidP="005A1C75">
            <w:pPr>
              <w:ind w:right="68"/>
              <w:jc w:val="center"/>
              <w:rPr>
                <w:sz w:val="22"/>
                <w:lang w:eastAsia="de-DE"/>
              </w:rPr>
            </w:pPr>
            <w:r w:rsidRPr="00D03F84">
              <w:rPr>
                <w:rFonts w:ascii="Calibri" w:hAnsi="Calibri" w:cs="Calibri"/>
                <w:sz w:val="20"/>
                <w:lang w:eastAsia="de-DE"/>
              </w:rPr>
              <w:t>44.3</w:t>
            </w:r>
          </w:p>
        </w:tc>
        <w:tc>
          <w:tcPr>
            <w:tcW w:w="810" w:type="dxa"/>
            <w:tcBorders>
              <w:top w:val="single" w:sz="8" w:space="0" w:color="000000"/>
              <w:left w:val="double" w:sz="15" w:space="0" w:color="000000"/>
              <w:bottom w:val="double" w:sz="15" w:space="0" w:color="000000"/>
              <w:right w:val="single" w:sz="8" w:space="0" w:color="000000"/>
            </w:tcBorders>
          </w:tcPr>
          <w:p w14:paraId="79AA4BE5" w14:textId="77777777" w:rsidR="00261AC0" w:rsidRPr="00D03F84" w:rsidRDefault="00261AC0" w:rsidP="005A1C75">
            <w:pPr>
              <w:ind w:left="33"/>
              <w:jc w:val="center"/>
              <w:rPr>
                <w:sz w:val="22"/>
                <w:lang w:eastAsia="de-DE"/>
              </w:rPr>
            </w:pPr>
            <w:r w:rsidRPr="00D03F84">
              <w:rPr>
                <w:rFonts w:ascii="Calibri" w:hAnsi="Calibri" w:cs="Calibri"/>
                <w:sz w:val="20"/>
                <w:lang w:eastAsia="de-DE"/>
              </w:rPr>
              <w:t>‐15.5</w:t>
            </w:r>
          </w:p>
        </w:tc>
        <w:tc>
          <w:tcPr>
            <w:tcW w:w="810" w:type="dxa"/>
            <w:tcBorders>
              <w:top w:val="single" w:sz="8" w:space="0" w:color="000000"/>
              <w:left w:val="single" w:sz="8" w:space="0" w:color="000000"/>
              <w:bottom w:val="double" w:sz="15" w:space="0" w:color="000000"/>
              <w:right w:val="single" w:sz="8" w:space="0" w:color="000000"/>
            </w:tcBorders>
          </w:tcPr>
          <w:p w14:paraId="152E7772" w14:textId="77777777" w:rsidR="00261AC0" w:rsidRPr="00D03F84" w:rsidRDefault="00261AC0" w:rsidP="005A1C75">
            <w:pPr>
              <w:ind w:right="17"/>
              <w:jc w:val="center"/>
              <w:rPr>
                <w:sz w:val="22"/>
                <w:lang w:eastAsia="de-DE"/>
              </w:rPr>
            </w:pPr>
            <w:r w:rsidRPr="00D03F84">
              <w:rPr>
                <w:rFonts w:ascii="Calibri" w:hAnsi="Calibri" w:cs="Calibri"/>
                <w:sz w:val="20"/>
                <w:lang w:eastAsia="de-DE"/>
              </w:rPr>
              <w:t>‐38.9</w:t>
            </w:r>
          </w:p>
        </w:tc>
        <w:tc>
          <w:tcPr>
            <w:tcW w:w="810" w:type="dxa"/>
            <w:tcBorders>
              <w:top w:val="single" w:sz="8" w:space="0" w:color="000000"/>
              <w:left w:val="single" w:sz="8" w:space="0" w:color="000000"/>
              <w:bottom w:val="double" w:sz="15" w:space="0" w:color="000000"/>
              <w:right w:val="single" w:sz="15" w:space="0" w:color="000000"/>
            </w:tcBorders>
          </w:tcPr>
          <w:p w14:paraId="32A90F94" w14:textId="77777777" w:rsidR="00261AC0" w:rsidRPr="00D03F84" w:rsidRDefault="00261AC0" w:rsidP="005A1C75">
            <w:pPr>
              <w:ind w:right="18"/>
              <w:jc w:val="center"/>
              <w:rPr>
                <w:sz w:val="22"/>
                <w:lang w:eastAsia="de-DE"/>
              </w:rPr>
            </w:pPr>
            <w:r w:rsidRPr="00D03F84">
              <w:rPr>
                <w:rFonts w:ascii="Calibri" w:hAnsi="Calibri" w:cs="Calibri"/>
                <w:sz w:val="20"/>
                <w:lang w:eastAsia="de-DE"/>
              </w:rPr>
              <w:t>11.7</w:t>
            </w:r>
          </w:p>
        </w:tc>
        <w:tc>
          <w:tcPr>
            <w:tcW w:w="1530" w:type="dxa"/>
            <w:tcBorders>
              <w:top w:val="single" w:sz="8" w:space="0" w:color="000000"/>
              <w:left w:val="single" w:sz="15" w:space="0" w:color="000000"/>
              <w:bottom w:val="double" w:sz="15" w:space="0" w:color="000000"/>
              <w:right w:val="single" w:sz="15" w:space="0" w:color="000000"/>
            </w:tcBorders>
          </w:tcPr>
          <w:p w14:paraId="1AC77F54" w14:textId="77777777" w:rsidR="00261AC0" w:rsidRPr="00D03F84" w:rsidRDefault="00261AC0" w:rsidP="005A1C75">
            <w:pPr>
              <w:jc w:val="both"/>
              <w:rPr>
                <w:sz w:val="22"/>
                <w:lang w:eastAsia="de-DE"/>
              </w:rPr>
            </w:pPr>
            <w:proofErr w:type="spellStart"/>
            <w:r w:rsidRPr="00D03F84">
              <w:rPr>
                <w:rFonts w:ascii="Calibri" w:hAnsi="Calibri" w:cs="Calibri"/>
                <w:sz w:val="20"/>
                <w:lang w:eastAsia="de-DE"/>
              </w:rPr>
              <w:t>Sindhupalchok</w:t>
            </w:r>
            <w:proofErr w:type="spellEnd"/>
          </w:p>
        </w:tc>
      </w:tr>
      <w:tr w:rsidR="00261AC0" w:rsidRPr="00D03F84" w14:paraId="13361680" w14:textId="77777777" w:rsidTr="005A1C75">
        <w:trPr>
          <w:trHeight w:val="328"/>
          <w:jc w:val="center"/>
        </w:trPr>
        <w:tc>
          <w:tcPr>
            <w:tcW w:w="1502" w:type="dxa"/>
            <w:tcBorders>
              <w:top w:val="double" w:sz="15" w:space="0" w:color="000000"/>
              <w:left w:val="single" w:sz="15" w:space="0" w:color="000000"/>
              <w:bottom w:val="single" w:sz="15" w:space="0" w:color="000000"/>
              <w:right w:val="single" w:sz="15" w:space="0" w:color="000000"/>
            </w:tcBorders>
          </w:tcPr>
          <w:p w14:paraId="45F14EAF"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totals (sq. km)</w:t>
            </w:r>
          </w:p>
        </w:tc>
        <w:tc>
          <w:tcPr>
            <w:tcW w:w="720" w:type="dxa"/>
            <w:tcBorders>
              <w:top w:val="double" w:sz="15" w:space="0" w:color="000000"/>
              <w:left w:val="single" w:sz="15" w:space="0" w:color="000000"/>
              <w:bottom w:val="single" w:sz="15" w:space="0" w:color="000000"/>
              <w:right w:val="single" w:sz="8" w:space="0" w:color="000000"/>
            </w:tcBorders>
          </w:tcPr>
          <w:p w14:paraId="55647567" w14:textId="77777777" w:rsidR="00261AC0" w:rsidRPr="00D03F84" w:rsidRDefault="00261AC0" w:rsidP="005A1C75">
            <w:pPr>
              <w:ind w:right="15"/>
              <w:jc w:val="center"/>
              <w:rPr>
                <w:sz w:val="22"/>
                <w:lang w:eastAsia="de-DE"/>
              </w:rPr>
            </w:pPr>
            <w:r w:rsidRPr="00D03F84">
              <w:rPr>
                <w:rFonts w:ascii="Calibri" w:hAnsi="Calibri" w:cs="Calibri"/>
                <w:sz w:val="20"/>
                <w:lang w:eastAsia="de-DE"/>
              </w:rPr>
              <w:t>468</w:t>
            </w:r>
          </w:p>
        </w:tc>
        <w:tc>
          <w:tcPr>
            <w:tcW w:w="678" w:type="dxa"/>
            <w:tcBorders>
              <w:top w:val="double" w:sz="15" w:space="0" w:color="000000"/>
              <w:left w:val="single" w:sz="8" w:space="0" w:color="000000"/>
              <w:bottom w:val="single" w:sz="15" w:space="0" w:color="000000"/>
              <w:right w:val="single" w:sz="8" w:space="0" w:color="000000"/>
            </w:tcBorders>
          </w:tcPr>
          <w:p w14:paraId="09F8C47E" w14:textId="77777777" w:rsidR="00261AC0" w:rsidRPr="00D03F84" w:rsidRDefault="00261AC0" w:rsidP="005A1C75">
            <w:pPr>
              <w:ind w:right="15"/>
              <w:jc w:val="center"/>
              <w:rPr>
                <w:sz w:val="22"/>
                <w:lang w:eastAsia="de-DE"/>
              </w:rPr>
            </w:pPr>
            <w:r w:rsidRPr="00D03F84">
              <w:rPr>
                <w:rFonts w:ascii="Calibri" w:hAnsi="Calibri" w:cs="Calibri"/>
                <w:sz w:val="20"/>
                <w:lang w:eastAsia="de-DE"/>
              </w:rPr>
              <w:t>109</w:t>
            </w:r>
          </w:p>
        </w:tc>
        <w:tc>
          <w:tcPr>
            <w:tcW w:w="660" w:type="dxa"/>
            <w:tcBorders>
              <w:top w:val="double" w:sz="15" w:space="0" w:color="000000"/>
              <w:left w:val="single" w:sz="8" w:space="0" w:color="000000"/>
              <w:bottom w:val="single" w:sz="15" w:space="0" w:color="000000"/>
              <w:right w:val="single" w:sz="8" w:space="0" w:color="000000"/>
            </w:tcBorders>
          </w:tcPr>
          <w:p w14:paraId="2796C19C" w14:textId="77777777" w:rsidR="00261AC0" w:rsidRPr="00D03F84" w:rsidRDefault="00261AC0" w:rsidP="005A1C75">
            <w:pPr>
              <w:ind w:right="15"/>
              <w:jc w:val="center"/>
              <w:rPr>
                <w:sz w:val="22"/>
                <w:lang w:eastAsia="de-DE"/>
              </w:rPr>
            </w:pPr>
            <w:r w:rsidRPr="00D03F84">
              <w:rPr>
                <w:rFonts w:ascii="Calibri" w:hAnsi="Calibri" w:cs="Calibri"/>
                <w:sz w:val="20"/>
                <w:lang w:eastAsia="de-DE"/>
              </w:rPr>
              <w:t>755</w:t>
            </w:r>
          </w:p>
        </w:tc>
        <w:tc>
          <w:tcPr>
            <w:tcW w:w="732" w:type="dxa"/>
            <w:tcBorders>
              <w:top w:val="double" w:sz="15" w:space="0" w:color="000000"/>
              <w:left w:val="single" w:sz="8" w:space="0" w:color="000000"/>
              <w:bottom w:val="single" w:sz="15" w:space="0" w:color="000000"/>
              <w:right w:val="single" w:sz="8" w:space="0" w:color="000000"/>
            </w:tcBorders>
          </w:tcPr>
          <w:p w14:paraId="5D8E3B1D" w14:textId="77777777" w:rsidR="00261AC0" w:rsidRPr="00D03F84" w:rsidRDefault="00261AC0" w:rsidP="005A1C75">
            <w:pPr>
              <w:ind w:right="16"/>
              <w:jc w:val="center"/>
              <w:rPr>
                <w:sz w:val="22"/>
                <w:lang w:eastAsia="de-DE"/>
              </w:rPr>
            </w:pPr>
            <w:r w:rsidRPr="00D03F84">
              <w:rPr>
                <w:rFonts w:ascii="Calibri" w:hAnsi="Calibri" w:cs="Calibri"/>
                <w:sz w:val="20"/>
                <w:lang w:eastAsia="de-DE"/>
              </w:rPr>
              <w:t>398</w:t>
            </w:r>
          </w:p>
        </w:tc>
        <w:tc>
          <w:tcPr>
            <w:tcW w:w="720" w:type="dxa"/>
            <w:tcBorders>
              <w:top w:val="double" w:sz="15" w:space="0" w:color="000000"/>
              <w:left w:val="single" w:sz="8" w:space="0" w:color="000000"/>
              <w:bottom w:val="single" w:sz="15" w:space="0" w:color="000000"/>
              <w:right w:val="single" w:sz="8" w:space="0" w:color="000000"/>
            </w:tcBorders>
          </w:tcPr>
          <w:p w14:paraId="347E9F47" w14:textId="77777777" w:rsidR="00261AC0" w:rsidRPr="00D03F84" w:rsidRDefault="00261AC0" w:rsidP="005A1C75">
            <w:pPr>
              <w:ind w:right="16"/>
              <w:jc w:val="center"/>
              <w:rPr>
                <w:sz w:val="22"/>
                <w:lang w:eastAsia="de-DE"/>
              </w:rPr>
            </w:pPr>
            <w:r w:rsidRPr="00D03F84">
              <w:rPr>
                <w:rFonts w:ascii="Calibri" w:hAnsi="Calibri" w:cs="Calibri"/>
                <w:sz w:val="20"/>
                <w:lang w:eastAsia="de-DE"/>
              </w:rPr>
              <w:t>137</w:t>
            </w:r>
          </w:p>
        </w:tc>
        <w:tc>
          <w:tcPr>
            <w:tcW w:w="630" w:type="dxa"/>
            <w:tcBorders>
              <w:top w:val="double" w:sz="15" w:space="0" w:color="000000"/>
              <w:left w:val="single" w:sz="8" w:space="0" w:color="000000"/>
              <w:bottom w:val="single" w:sz="15" w:space="0" w:color="000000"/>
              <w:right w:val="double" w:sz="15" w:space="0" w:color="000000"/>
            </w:tcBorders>
          </w:tcPr>
          <w:p w14:paraId="78B1352A" w14:textId="77777777" w:rsidR="00261AC0" w:rsidRPr="00D03F84" w:rsidRDefault="00261AC0" w:rsidP="005A1C75">
            <w:pPr>
              <w:ind w:right="65"/>
              <w:jc w:val="center"/>
              <w:rPr>
                <w:sz w:val="22"/>
                <w:lang w:eastAsia="de-DE"/>
              </w:rPr>
            </w:pPr>
            <w:r w:rsidRPr="00D03F84">
              <w:rPr>
                <w:rFonts w:ascii="Calibri" w:hAnsi="Calibri" w:cs="Calibri"/>
                <w:sz w:val="20"/>
                <w:lang w:eastAsia="de-DE"/>
              </w:rPr>
              <w:t>783</w:t>
            </w:r>
          </w:p>
        </w:tc>
        <w:tc>
          <w:tcPr>
            <w:tcW w:w="810" w:type="dxa"/>
            <w:tcBorders>
              <w:top w:val="double" w:sz="15" w:space="0" w:color="000000"/>
              <w:left w:val="double" w:sz="15" w:space="0" w:color="000000"/>
              <w:bottom w:val="single" w:sz="15" w:space="0" w:color="000000"/>
              <w:right w:val="single" w:sz="8" w:space="0" w:color="000000"/>
            </w:tcBorders>
          </w:tcPr>
          <w:p w14:paraId="41518C4F" w14:textId="77777777" w:rsidR="00261AC0" w:rsidRPr="00D03F84" w:rsidRDefault="00261AC0" w:rsidP="005A1C75">
            <w:pPr>
              <w:ind w:left="36"/>
              <w:jc w:val="center"/>
              <w:rPr>
                <w:sz w:val="22"/>
                <w:lang w:eastAsia="de-DE"/>
              </w:rPr>
            </w:pPr>
            <w:r w:rsidRPr="00D03F84">
              <w:rPr>
                <w:rFonts w:ascii="Calibri" w:hAnsi="Calibri" w:cs="Calibri"/>
                <w:sz w:val="20"/>
                <w:lang w:eastAsia="de-DE"/>
              </w:rPr>
              <w:t>‐15.0</w:t>
            </w:r>
          </w:p>
        </w:tc>
        <w:tc>
          <w:tcPr>
            <w:tcW w:w="810" w:type="dxa"/>
            <w:tcBorders>
              <w:top w:val="double" w:sz="15" w:space="0" w:color="000000"/>
              <w:left w:val="single" w:sz="8" w:space="0" w:color="000000"/>
              <w:bottom w:val="single" w:sz="15" w:space="0" w:color="000000"/>
              <w:right w:val="single" w:sz="8" w:space="0" w:color="000000"/>
            </w:tcBorders>
          </w:tcPr>
          <w:p w14:paraId="70809CDF" w14:textId="77777777" w:rsidR="00261AC0" w:rsidRPr="00D03F84" w:rsidRDefault="00261AC0" w:rsidP="005A1C75">
            <w:pPr>
              <w:ind w:right="15"/>
              <w:jc w:val="center"/>
              <w:rPr>
                <w:sz w:val="22"/>
                <w:lang w:eastAsia="de-DE"/>
              </w:rPr>
            </w:pPr>
            <w:r w:rsidRPr="00D03F84">
              <w:rPr>
                <w:rFonts w:ascii="Calibri" w:hAnsi="Calibri" w:cs="Calibri"/>
                <w:sz w:val="20"/>
                <w:lang w:eastAsia="de-DE"/>
              </w:rPr>
              <w:t>25.5</w:t>
            </w:r>
          </w:p>
        </w:tc>
        <w:tc>
          <w:tcPr>
            <w:tcW w:w="810" w:type="dxa"/>
            <w:tcBorders>
              <w:top w:val="double" w:sz="15" w:space="0" w:color="000000"/>
              <w:left w:val="single" w:sz="8" w:space="0" w:color="000000"/>
              <w:bottom w:val="single" w:sz="15" w:space="0" w:color="000000"/>
              <w:right w:val="single" w:sz="15" w:space="0" w:color="000000"/>
            </w:tcBorders>
          </w:tcPr>
          <w:p w14:paraId="110EFF9D" w14:textId="77777777" w:rsidR="00261AC0" w:rsidRPr="00D03F84" w:rsidRDefault="00261AC0" w:rsidP="005A1C75">
            <w:pPr>
              <w:ind w:right="14"/>
              <w:jc w:val="center"/>
              <w:rPr>
                <w:sz w:val="22"/>
                <w:lang w:eastAsia="de-DE"/>
              </w:rPr>
            </w:pPr>
            <w:r w:rsidRPr="00D03F84">
              <w:rPr>
                <w:rFonts w:ascii="Calibri" w:hAnsi="Calibri" w:cs="Calibri"/>
                <w:sz w:val="20"/>
                <w:lang w:eastAsia="de-DE"/>
              </w:rPr>
              <w:t>3.7</w:t>
            </w:r>
          </w:p>
        </w:tc>
        <w:tc>
          <w:tcPr>
            <w:tcW w:w="1530" w:type="dxa"/>
            <w:tcBorders>
              <w:top w:val="double" w:sz="15" w:space="0" w:color="000000"/>
              <w:left w:val="single" w:sz="15" w:space="0" w:color="000000"/>
              <w:bottom w:val="single" w:sz="15" w:space="0" w:color="000000"/>
              <w:right w:val="single" w:sz="15" w:space="0" w:color="000000"/>
            </w:tcBorders>
          </w:tcPr>
          <w:p w14:paraId="0770F365" w14:textId="77777777" w:rsidR="00261AC0" w:rsidRPr="00D03F84" w:rsidRDefault="00261AC0" w:rsidP="005A1C75">
            <w:pPr>
              <w:ind w:right="52"/>
              <w:jc w:val="center"/>
              <w:rPr>
                <w:sz w:val="22"/>
                <w:lang w:eastAsia="de-DE"/>
              </w:rPr>
            </w:pPr>
            <w:proofErr w:type="gramStart"/>
            <w:r w:rsidRPr="00D03F84">
              <w:rPr>
                <w:rFonts w:ascii="Calibri" w:hAnsi="Calibri" w:cs="Calibri"/>
                <w:b/>
                <w:i/>
                <w:sz w:val="20"/>
                <w:lang w:eastAsia="de-DE"/>
              </w:rPr>
              <w:t>totals</w:t>
            </w:r>
            <w:proofErr w:type="gramEnd"/>
            <w:r w:rsidRPr="00D03F84">
              <w:rPr>
                <w:rFonts w:ascii="Calibri" w:hAnsi="Calibri" w:cs="Calibri"/>
                <w:b/>
                <w:i/>
                <w:sz w:val="20"/>
                <w:lang w:eastAsia="de-DE"/>
              </w:rPr>
              <w:t xml:space="preserve"> (%)</w:t>
            </w:r>
          </w:p>
        </w:tc>
      </w:tr>
    </w:tbl>
    <w:p w14:paraId="47C1CBB2" w14:textId="4CCD14F1" w:rsidR="00D03F84" w:rsidRPr="00D03F84" w:rsidRDefault="00D03F84" w:rsidP="00261AC0">
      <w:pPr>
        <w:contextualSpacing/>
        <w:jc w:val="both"/>
        <w:rPr>
          <w:b/>
          <w:bCs/>
          <w:lang w:eastAsia="de-DE"/>
        </w:rPr>
      </w:pPr>
      <w:r w:rsidRPr="00D03F84">
        <w:rPr>
          <w:b/>
          <w:bCs/>
          <w:iCs/>
          <w:lang w:eastAsia="de-DE"/>
        </w:rPr>
        <w:t>3.2</w:t>
      </w:r>
      <w:r w:rsidR="00B73AB1">
        <w:rPr>
          <w:b/>
          <w:bCs/>
          <w:iCs/>
          <w:lang w:eastAsia="de-DE"/>
        </w:rPr>
        <w:t>.</w:t>
      </w:r>
      <w:r w:rsidRPr="00D03F84">
        <w:rPr>
          <w:b/>
          <w:bCs/>
          <w:iCs/>
          <w:lang w:eastAsia="de-DE"/>
        </w:rPr>
        <w:t xml:space="preserve"> Distribution of Land Surface Temperatures of Kathmandu</w:t>
      </w:r>
    </w:p>
    <w:p w14:paraId="70B04AD2" w14:textId="13A1F163" w:rsidR="00D03F84" w:rsidRPr="00D03F84" w:rsidRDefault="00A86550" w:rsidP="0080442C">
      <w:pPr>
        <w:contextualSpacing/>
        <w:jc w:val="both"/>
        <w:rPr>
          <w:lang w:eastAsia="de-DE"/>
        </w:rPr>
      </w:pPr>
      <w:r w:rsidRPr="00D03F84">
        <w:rPr>
          <w:noProof/>
        </w:rPr>
        <w:drawing>
          <wp:anchor distT="0" distB="0" distL="114300" distR="114300" simplePos="0" relativeHeight="251668480" behindDoc="0" locked="0" layoutInCell="1" allowOverlap="1" wp14:anchorId="66702FFA" wp14:editId="16D920B1">
            <wp:simplePos x="0" y="0"/>
            <wp:positionH relativeFrom="margin">
              <wp:align>left</wp:align>
            </wp:positionH>
            <wp:positionV relativeFrom="paragraph">
              <wp:posOffset>1875155</wp:posOffset>
            </wp:positionV>
            <wp:extent cx="5638165" cy="3101340"/>
            <wp:effectExtent l="0" t="0" r="63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8165" cy="3101340"/>
                    </a:xfrm>
                    <a:prstGeom prst="rect">
                      <a:avLst/>
                    </a:prstGeom>
                  </pic:spPr>
                </pic:pic>
              </a:graphicData>
            </a:graphic>
            <wp14:sizeRelH relativeFrom="page">
              <wp14:pctWidth>0</wp14:pctWidth>
            </wp14:sizeRelH>
            <wp14:sizeRelV relativeFrom="page">
              <wp14:pctHeight>0</wp14:pctHeight>
            </wp14:sizeRelV>
          </wp:anchor>
        </w:drawing>
      </w:r>
      <w:r w:rsidR="00D03F84" w:rsidRPr="00D03F84">
        <w:rPr>
          <w:lang w:eastAsia="de-DE"/>
        </w:rPr>
        <w:t>One of the objectives of the research was to study the distribution of mean LSTs from 2000-2018 in the Kathmandu Valley. These results validated several important findings: A) MODIS MOD11A2 500-m pixel imagery (Figure 4) showed that the daytime mean LSTs in Kathmandu Valley was higher than the surrounding area; B) Kathmandu is the most urbanized part of the valley; therefore, it has more developed areas compared to its surroundings, which may be why the temperature is high; and C) the highest temperature in Kathmandu Valley was in the developed land among the three major types of land covers i.e. forest, agriculture, and developed land. It is clear that LST variation is largely driven by the type of and cover present.</w:t>
      </w:r>
    </w:p>
    <w:p w14:paraId="2735E37E" w14:textId="63998576" w:rsidR="00261AC0" w:rsidRPr="00D03F84" w:rsidRDefault="00261AC0" w:rsidP="00261AC0">
      <w:pPr>
        <w:pStyle w:val="NoSpacing"/>
        <w:rPr>
          <w:lang w:eastAsia="de-DE"/>
        </w:rPr>
      </w:pPr>
      <w:r w:rsidRPr="00261AC0">
        <w:rPr>
          <w:b/>
          <w:lang w:eastAsia="de-DE"/>
        </w:rPr>
        <w:t>Figure 4: Mean daytime surface temperature distribution for Kathmandu during the period 2000 to 2018, driven largely by land cover such, as the heavily developed areas in central Kathmandu, and elevation.</w:t>
      </w:r>
    </w:p>
    <w:p w14:paraId="2816A296" w14:textId="77777777" w:rsidR="00A86550" w:rsidRDefault="00A86550" w:rsidP="0080442C">
      <w:pPr>
        <w:contextualSpacing/>
        <w:jc w:val="both"/>
        <w:rPr>
          <w:lang w:eastAsia="de-DE"/>
        </w:rPr>
      </w:pPr>
    </w:p>
    <w:p w14:paraId="6951BA78" w14:textId="04DCD1AC" w:rsidR="00D03F84" w:rsidRPr="00D03F84" w:rsidRDefault="00D03F84" w:rsidP="0080442C">
      <w:pPr>
        <w:contextualSpacing/>
        <w:jc w:val="both"/>
        <w:rPr>
          <w:lang w:eastAsia="de-DE"/>
        </w:rPr>
      </w:pPr>
      <w:r w:rsidRPr="00D03F84">
        <w:rPr>
          <w:lang w:eastAsia="de-DE"/>
        </w:rPr>
        <w:t xml:space="preserve">The variation in LSTs across the various land cover classes is evident as well. Forested land areas, as expected, are the coolest land cover, followed by agricultural lands and developed areas with mean LSTs of 20.5, 23.2, and 25.3, respectively. The difference between the forest LSTs versus those of developed and agricultural lands approximates an UHI potential of </w:t>
      </w:r>
      <w:del w:id="3" w:author="Sandifer, Jeremy" w:date="2019-02-03T16:46:00Z">
        <w:r w:rsidRPr="00D03F84" w:rsidDel="008D7955">
          <w:rPr>
            <w:lang w:eastAsia="de-DE"/>
          </w:rPr>
          <w:delText xml:space="preserve">approximately </w:delText>
        </w:r>
      </w:del>
      <w:r w:rsidRPr="00D03F84">
        <w:rPr>
          <w:lang w:eastAsia="de-DE"/>
        </w:rPr>
        <w:t>5°C. The newly developed region with the highest temperature is in the west of Kathmandu, where areas of new settlement have been expanding and large areas of forestland are being converted into agricultural land and agricultural land is being converted into urban areas (</w:t>
      </w:r>
      <w:proofErr w:type="spellStart"/>
      <w:r w:rsidRPr="00D03F84">
        <w:rPr>
          <w:lang w:eastAsia="de-DE"/>
        </w:rPr>
        <w:t>Ishtiaque</w:t>
      </w:r>
      <w:proofErr w:type="spellEnd"/>
      <w:r w:rsidRPr="00D03F84">
        <w:rPr>
          <w:lang w:eastAsia="de-DE"/>
        </w:rPr>
        <w:t xml:space="preserve"> et al., 2017; </w:t>
      </w:r>
      <w:proofErr w:type="spellStart"/>
      <w:r w:rsidRPr="00D03F84">
        <w:rPr>
          <w:lang w:eastAsia="de-DE"/>
        </w:rPr>
        <w:t>Thapa</w:t>
      </w:r>
      <w:proofErr w:type="spellEnd"/>
      <w:r w:rsidRPr="00D03F84">
        <w:rPr>
          <w:lang w:eastAsia="de-DE"/>
        </w:rPr>
        <w:t xml:space="preserve"> and Murayama, 2009; </w:t>
      </w:r>
      <w:proofErr w:type="spellStart"/>
      <w:r w:rsidRPr="00D03F84">
        <w:rPr>
          <w:lang w:eastAsia="de-DE"/>
        </w:rPr>
        <w:t>Thapa</w:t>
      </w:r>
      <w:proofErr w:type="spellEnd"/>
      <w:r w:rsidRPr="00D03F84">
        <w:rPr>
          <w:lang w:eastAsia="de-DE"/>
        </w:rPr>
        <w:t xml:space="preserve"> and Murayama, 2012). The center of the Kathmandu Valley is also the most populated region of the valley. However, the population growth is very high in surrounding semi-urban areas (</w:t>
      </w:r>
      <w:proofErr w:type="spellStart"/>
      <w:r w:rsidRPr="00D03F84">
        <w:rPr>
          <w:lang w:eastAsia="de-DE"/>
        </w:rPr>
        <w:t>Ishtiaque</w:t>
      </w:r>
      <w:proofErr w:type="spellEnd"/>
      <w:r w:rsidRPr="00D03F84">
        <w:rPr>
          <w:lang w:eastAsia="de-DE"/>
        </w:rPr>
        <w:t xml:space="preserve"> et. al., 2017). The future trend of the surface temperature is projectable based on the trends of population changes in the Kathmandu Valley. It is more likely that the current temperature of the core city is likely to be reflected in the temperature of the surrounding semi-urban areas of Kathmandu in the future if this trend continues.</w:t>
      </w:r>
    </w:p>
    <w:p w14:paraId="7F6B7D62" w14:textId="12918EDA" w:rsidR="00D03F84" w:rsidRPr="00D03F84" w:rsidRDefault="00D03F84" w:rsidP="0080442C">
      <w:pPr>
        <w:keepNext/>
        <w:contextualSpacing/>
        <w:jc w:val="both"/>
        <w:outlineLvl w:val="1"/>
        <w:rPr>
          <w:b/>
          <w:bCs/>
          <w:iCs/>
          <w:lang w:eastAsia="de-DE"/>
        </w:rPr>
      </w:pPr>
      <w:r w:rsidRPr="00D03F84">
        <w:rPr>
          <w:b/>
          <w:bCs/>
          <w:iCs/>
          <w:lang w:eastAsia="de-DE"/>
        </w:rPr>
        <w:t>3.3</w:t>
      </w:r>
      <w:r w:rsidR="00A86550">
        <w:rPr>
          <w:b/>
          <w:bCs/>
          <w:iCs/>
          <w:lang w:eastAsia="de-DE"/>
        </w:rPr>
        <w:t>.</w:t>
      </w:r>
      <w:r w:rsidRPr="00D03F84">
        <w:rPr>
          <w:b/>
          <w:bCs/>
          <w:iCs/>
          <w:lang w:eastAsia="de-DE"/>
        </w:rPr>
        <w:t xml:space="preserve"> Change in LST and NDVI over time</w:t>
      </w:r>
    </w:p>
    <w:p w14:paraId="59B6191A" w14:textId="77777777" w:rsidR="00D03F84" w:rsidRPr="00D03F84" w:rsidRDefault="00D03F84" w:rsidP="0080442C">
      <w:pPr>
        <w:contextualSpacing/>
        <w:jc w:val="both"/>
        <w:rPr>
          <w:lang w:eastAsia="de-DE"/>
        </w:rPr>
      </w:pPr>
      <w:r w:rsidRPr="00D03F84">
        <w:rPr>
          <w:lang w:eastAsia="de-DE"/>
        </w:rPr>
        <w:t>The LST change over time from 2000–2018 was calculated for each pixel throughout the study area using the simple linear model described in Eq. (1), where the generated β coefficient acts as an estimate for the increase in LST values per each time step from 2000-2018 for the month and highlights each area where LSTs have significantly increased or decreased (</w:t>
      </w:r>
      <w:r w:rsidRPr="00D03F84">
        <w:rPr>
          <w:i/>
          <w:lang w:eastAsia="de-DE"/>
        </w:rPr>
        <w:t>p</w:t>
      </w:r>
      <w:r w:rsidRPr="00D03F84">
        <w:rPr>
          <w:lang w:eastAsia="de-DE"/>
        </w:rPr>
        <w:t xml:space="preserve"> &lt; 0.05). In Figure 5, areas colored red represent a relative annual increase of 0°C to 2°C and areas colored blue represents an annual decrease of 0.0°C to 2.5°C. Pixels with statistically significant changes are denoted with black stars as these are the areas with a large magnitude change over time relative to the observed variation in values throughout the record length.  </w:t>
      </w:r>
    </w:p>
    <w:p w14:paraId="39EDE811" w14:textId="77777777" w:rsidR="00D03F84" w:rsidRPr="00D03F84" w:rsidRDefault="00D03F84" w:rsidP="0080442C">
      <w:pPr>
        <w:contextualSpacing/>
        <w:jc w:val="both"/>
        <w:rPr>
          <w:lang w:eastAsia="de-DE"/>
        </w:rPr>
      </w:pPr>
      <w:r w:rsidRPr="00D03F84">
        <w:rPr>
          <w:lang w:eastAsia="de-DE"/>
        </w:rPr>
        <w:t xml:space="preserve">Figure 5 shows that the temperature changed significantly in areas outside the core of Kathmandu City and in those areas where new urban and semi-urban areas are expanding. For example, in the Northeast portion of the image, a large clustering of pixels indicates significant changes in temperature; however, these are confined to a small location and not widespread. There are several areas within Kathmandu City that had significant increases in LSTs, although they were relatively small compared to peripheral areas. Overall, the LSTs changed significantly outside the urban Kathmandu Valley. </w:t>
      </w:r>
    </w:p>
    <w:p w14:paraId="7033E083" w14:textId="77777777" w:rsidR="00B73AB1" w:rsidRDefault="00D03F84" w:rsidP="0080442C">
      <w:pPr>
        <w:contextualSpacing/>
        <w:jc w:val="both"/>
        <w:rPr>
          <w:lang w:eastAsia="de-DE"/>
        </w:rPr>
      </w:pPr>
      <w:r w:rsidRPr="00D03F84">
        <w:rPr>
          <w:lang w:eastAsia="de-DE"/>
        </w:rPr>
        <w:t xml:space="preserve">The NDVI change from 2000-2018 was also calculated for each pixel throughout the study area using the simple linear model described in Eq. (1), where the generated β coefficient acts as an estimate for the increase in NDVI values per each time step. The change in NDVI from 2000-2018 displayed in Figure 6 highlights substantially more areas in which NDVI values increased or decreased significantly, compared to LSTs. Large decreases were evident, especially just north of the administrative areas of the Kathmandu and </w:t>
      </w:r>
      <w:proofErr w:type="spellStart"/>
      <w:r w:rsidRPr="00D03F84">
        <w:rPr>
          <w:lang w:eastAsia="de-DE"/>
        </w:rPr>
        <w:t>Bhaktapur</w:t>
      </w:r>
      <w:proofErr w:type="spellEnd"/>
      <w:r w:rsidRPr="00D03F84">
        <w:rPr>
          <w:lang w:eastAsia="de-DE"/>
        </w:rPr>
        <w:t xml:space="preserve"> districts. In contrast, many peripheral areas experienced significant increases in NDVI values, </w:t>
      </w:r>
    </w:p>
    <w:p w14:paraId="3FC9C16F" w14:textId="77777777" w:rsidR="00B73AB1" w:rsidRDefault="00B73AB1" w:rsidP="0080442C">
      <w:pPr>
        <w:contextualSpacing/>
        <w:jc w:val="both"/>
        <w:rPr>
          <w:lang w:eastAsia="de-DE"/>
        </w:rPr>
      </w:pPr>
    </w:p>
    <w:p w14:paraId="3EB5278A" w14:textId="666172A2" w:rsidR="00A86550" w:rsidRDefault="00B73AB1" w:rsidP="0080442C">
      <w:pPr>
        <w:contextualSpacing/>
        <w:jc w:val="both"/>
        <w:rPr>
          <w:lang w:eastAsia="de-DE"/>
        </w:rPr>
      </w:pPr>
      <w:r w:rsidRPr="00D03F84">
        <w:rPr>
          <w:b/>
          <w:bCs/>
          <w:noProof/>
        </w:rPr>
        <w:drawing>
          <wp:anchor distT="0" distB="0" distL="114300" distR="114300" simplePos="0" relativeHeight="251669504" behindDoc="0" locked="0" layoutInCell="1" allowOverlap="1" wp14:anchorId="759D69B5" wp14:editId="19097F4D">
            <wp:simplePos x="0" y="0"/>
            <wp:positionH relativeFrom="margin">
              <wp:align>left</wp:align>
            </wp:positionH>
            <wp:positionV relativeFrom="paragraph">
              <wp:posOffset>873125</wp:posOffset>
            </wp:positionV>
            <wp:extent cx="5591810" cy="2872740"/>
            <wp:effectExtent l="0" t="0" r="889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91810" cy="2872740"/>
                    </a:xfrm>
                    <a:prstGeom prst="rect">
                      <a:avLst/>
                    </a:prstGeom>
                  </pic:spPr>
                </pic:pic>
              </a:graphicData>
            </a:graphic>
            <wp14:sizeRelH relativeFrom="page">
              <wp14:pctWidth>0</wp14:pctWidth>
            </wp14:sizeRelH>
            <wp14:sizeRelV relativeFrom="page">
              <wp14:pctHeight>0</wp14:pctHeight>
            </wp14:sizeRelV>
          </wp:anchor>
        </w:drawing>
      </w:r>
      <w:proofErr w:type="gramStart"/>
      <w:r w:rsidR="00D03F84" w:rsidRPr="00D03F84">
        <w:rPr>
          <w:lang w:eastAsia="de-DE"/>
        </w:rPr>
        <w:t>especially</w:t>
      </w:r>
      <w:proofErr w:type="gramEnd"/>
      <w:r w:rsidR="00D03F84" w:rsidRPr="00D03F84">
        <w:rPr>
          <w:lang w:eastAsia="de-DE"/>
        </w:rPr>
        <w:t xml:space="preserve"> in the northwest and south central portion of the delineated study area. In each case, these findings were expected based on previous reports (</w:t>
      </w:r>
      <w:proofErr w:type="spellStart"/>
      <w:r w:rsidR="00D03F84" w:rsidRPr="00D03F84">
        <w:rPr>
          <w:lang w:eastAsia="de-DE"/>
        </w:rPr>
        <w:t>Ishtiaque</w:t>
      </w:r>
      <w:proofErr w:type="spellEnd"/>
      <w:r w:rsidR="00D03F84" w:rsidRPr="00D03F84">
        <w:rPr>
          <w:lang w:eastAsia="de-DE"/>
        </w:rPr>
        <w:t xml:space="preserve"> et al., 2017); much of it was due to increasingly intensive agriculture practices. </w:t>
      </w:r>
    </w:p>
    <w:p w14:paraId="364C67A2" w14:textId="1AB01587" w:rsidR="00B73AB1" w:rsidRDefault="008D7955" w:rsidP="00A86550">
      <w:pPr>
        <w:contextualSpacing/>
        <w:jc w:val="both"/>
        <w:rPr>
          <w:b/>
          <w:bCs/>
          <w:lang w:eastAsia="de-DE"/>
        </w:rPr>
      </w:pPr>
      <w:r w:rsidRPr="00D03F84">
        <w:rPr>
          <w:noProof/>
        </w:rPr>
        <w:drawing>
          <wp:anchor distT="0" distB="0" distL="114300" distR="114300" simplePos="0" relativeHeight="251670528" behindDoc="0" locked="0" layoutInCell="1" allowOverlap="1" wp14:anchorId="79427C44" wp14:editId="167D6CC0">
            <wp:simplePos x="0" y="0"/>
            <wp:positionH relativeFrom="column">
              <wp:posOffset>-39370</wp:posOffset>
            </wp:positionH>
            <wp:positionV relativeFrom="paragraph">
              <wp:posOffset>3745865</wp:posOffset>
            </wp:positionV>
            <wp:extent cx="5615940" cy="355854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5940" cy="3558540"/>
                    </a:xfrm>
                    <a:prstGeom prst="rect">
                      <a:avLst/>
                    </a:prstGeom>
                  </pic:spPr>
                </pic:pic>
              </a:graphicData>
            </a:graphic>
            <wp14:sizeRelH relativeFrom="page">
              <wp14:pctWidth>0</wp14:pctWidth>
            </wp14:sizeRelH>
            <wp14:sizeRelV relativeFrom="page">
              <wp14:pctHeight>0</wp14:pctHeight>
            </wp14:sizeRelV>
          </wp:anchor>
        </w:drawing>
      </w:r>
      <w:r w:rsidR="00A86550" w:rsidRPr="00D03F84">
        <w:rPr>
          <w:b/>
          <w:bCs/>
          <w:lang w:eastAsia="de-DE"/>
        </w:rPr>
        <w:t>Figure 5: Distribution of estimates of the change in mean daytime land surface temperatures for Kathmandu during the period 2000 to 2018.  Statistically significant changes in LST are highlighted with stars (p-value = &lt; 0.05).</w:t>
      </w:r>
    </w:p>
    <w:p w14:paraId="741A40BA" w14:textId="06E502FB" w:rsidR="00A86550" w:rsidRPr="00D03F84" w:rsidRDefault="00A86550" w:rsidP="00A86550">
      <w:pPr>
        <w:contextualSpacing/>
        <w:jc w:val="both"/>
        <w:rPr>
          <w:b/>
          <w:bCs/>
          <w:lang w:eastAsia="de-DE"/>
        </w:rPr>
      </w:pPr>
      <w:r w:rsidRPr="00D03F84">
        <w:rPr>
          <w:b/>
          <w:bCs/>
          <w:lang w:eastAsia="de-DE"/>
        </w:rPr>
        <w:t>Figure 6: Distribution of estimates of the change in NDVI values for Kathmandu during the period 2000 to 2018.  Statistically significant changes in NDVI are highlighted with stars (p-value = &lt; 0.05).</w:t>
      </w:r>
    </w:p>
    <w:p w14:paraId="62953166" w14:textId="77777777" w:rsidR="00B73AB1" w:rsidRDefault="00B73AB1" w:rsidP="0080442C">
      <w:pPr>
        <w:contextualSpacing/>
        <w:jc w:val="both"/>
        <w:rPr>
          <w:lang w:eastAsia="de-DE"/>
        </w:rPr>
      </w:pPr>
    </w:p>
    <w:p w14:paraId="7768F6A7" w14:textId="2F7F6FCD" w:rsidR="00D03F84" w:rsidRDefault="00D03F84" w:rsidP="0080442C">
      <w:pPr>
        <w:contextualSpacing/>
        <w:jc w:val="both"/>
        <w:rPr>
          <w:lang w:eastAsia="de-DE"/>
        </w:rPr>
      </w:pPr>
      <w:r w:rsidRPr="00D03F84">
        <w:rPr>
          <w:lang w:eastAsia="de-DE"/>
        </w:rPr>
        <w:t xml:space="preserve">PC coefficients were used to evaluate the </w:t>
      </w:r>
      <w:del w:id="4" w:author="Sandifer, Jeremy" w:date="2019-02-03T16:49:00Z">
        <w:r w:rsidRPr="00D03F84" w:rsidDel="008D7955">
          <w:rPr>
            <w:lang w:eastAsia="de-DE"/>
          </w:rPr>
          <w:delText>global effectiveness</w:delText>
        </w:r>
      </w:del>
      <w:ins w:id="5" w:author="Sandifer, Jeremy" w:date="2019-02-03T16:49:00Z">
        <w:r w:rsidR="008D7955">
          <w:rPr>
            <w:lang w:eastAsia="de-DE"/>
          </w:rPr>
          <w:t>linearity of the relationship between</w:t>
        </w:r>
      </w:ins>
      <w:del w:id="6" w:author="Sandifer, Jeremy" w:date="2019-02-03T16:50:00Z">
        <w:r w:rsidRPr="00D03F84" w:rsidDel="008D7955">
          <w:rPr>
            <w:lang w:eastAsia="de-DE"/>
          </w:rPr>
          <w:delText xml:space="preserve"> </w:delText>
        </w:r>
      </w:del>
      <w:del w:id="7" w:author="Sandifer, Jeremy" w:date="2019-02-03T16:49:00Z">
        <w:r w:rsidRPr="00D03F84" w:rsidDel="008D7955">
          <w:rPr>
            <w:lang w:eastAsia="de-DE"/>
          </w:rPr>
          <w:delText>of</w:delText>
        </w:r>
      </w:del>
      <w:r w:rsidRPr="00D03F84">
        <w:rPr>
          <w:lang w:eastAsia="de-DE"/>
        </w:rPr>
        <w:t xml:space="preserve"> NDVI</w:t>
      </w:r>
      <w:ins w:id="8" w:author="Sandifer, Jeremy" w:date="2019-02-03T16:50:00Z">
        <w:r w:rsidR="008D7955">
          <w:rPr>
            <w:lang w:eastAsia="de-DE"/>
          </w:rPr>
          <w:t xml:space="preserve"> and LST values</w:t>
        </w:r>
      </w:ins>
      <w:r w:rsidRPr="00D03F84">
        <w:rPr>
          <w:lang w:eastAsia="de-DE"/>
        </w:rPr>
        <w:t xml:space="preserve"> for estimating the change over time in the magnitude of LST values across all land cover types, resulting in a strong negative association of -0.65</w:t>
      </w:r>
      <w:r w:rsidR="00A86550">
        <w:rPr>
          <w:lang w:eastAsia="de-DE"/>
        </w:rPr>
        <w:t xml:space="preserve"> as in Figure 7</w:t>
      </w:r>
      <w:r w:rsidRPr="00D03F84">
        <w:rPr>
          <w:lang w:eastAsia="de-DE"/>
        </w:rPr>
        <w:t xml:space="preserve">. In contrast, integration of LST and NDVI change values over time into an ordinary-least-squares (OLS) regression model indicated the predictive power of NDVI only accounted for approximately 45% of the overall variation in LSTs change over time. PC coefficients and OLS models were also applied to the NDVI and LST change values while sub-setting the global data by each land cover type (agriculture, developed, and forests). In the case of agriculture lands, the association between NDVI and LST was more linear (PC = -0.65) and slightly more useful for predictions (~47%). Forested land areas and those with high development levels had a less linear relationship between NDVI and LSTs (-0.3 and -0.22, respectively) and were considerably less useful for predictions (~25%, each).  </w:t>
      </w:r>
    </w:p>
    <w:p w14:paraId="25612EDE" w14:textId="77777777" w:rsidR="00A86550" w:rsidRPr="00D03F84" w:rsidRDefault="00A86550">
      <w:pPr>
        <w:contextualSpacing/>
        <w:jc w:val="center"/>
        <w:rPr>
          <w:lang w:eastAsia="de-DE"/>
        </w:rPr>
        <w:pPrChange w:id="9" w:author="Sandifer, Jeremy" w:date="2019-02-03T16:49:00Z">
          <w:pPr>
            <w:contextualSpacing/>
            <w:jc w:val="both"/>
          </w:pPr>
        </w:pPrChange>
      </w:pPr>
      <w:bookmarkStart w:id="10" w:name="_GoBack"/>
      <w:r w:rsidRPr="00D03F84">
        <w:rPr>
          <w:noProof/>
        </w:rPr>
        <w:drawing>
          <wp:inline distT="0" distB="0" distL="0" distR="0" wp14:anchorId="3BEB445A" wp14:editId="5CB0E9B3">
            <wp:extent cx="6027420" cy="2818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7420" cy="2818130"/>
                    </a:xfrm>
                    <a:prstGeom prst="rect">
                      <a:avLst/>
                    </a:prstGeom>
                  </pic:spPr>
                </pic:pic>
              </a:graphicData>
            </a:graphic>
          </wp:inline>
        </w:drawing>
      </w:r>
      <w:bookmarkEnd w:id="10"/>
    </w:p>
    <w:p w14:paraId="66E49EBB" w14:textId="284CA034" w:rsidR="00A86550" w:rsidRPr="00D03F84" w:rsidRDefault="00A86550" w:rsidP="0080442C">
      <w:pPr>
        <w:contextualSpacing/>
        <w:jc w:val="both"/>
        <w:rPr>
          <w:b/>
          <w:bCs/>
          <w:lang w:eastAsia="de-DE"/>
        </w:rPr>
      </w:pPr>
      <w:r w:rsidRPr="00D03F84">
        <w:rPr>
          <w:b/>
          <w:bCs/>
          <w:lang w:eastAsia="de-DE"/>
        </w:rPr>
        <w:t>Figure 7: Least-squares-regression models to highlight the relationship between change in land surface temperature (x-axis) and temporally consistent changes in NDVI (y-axis) from 2000 to 2018 globally (left) and specifically for agriculture, developed, and forested land covers (right).</w:t>
      </w:r>
      <w:r>
        <w:rPr>
          <w:b/>
          <w:bCs/>
          <w:lang w:eastAsia="de-DE"/>
        </w:rPr>
        <w:t xml:space="preserve"> </w:t>
      </w:r>
    </w:p>
    <w:p w14:paraId="10CB61A7" w14:textId="77777777" w:rsidR="00D03F84" w:rsidRPr="00D03F84" w:rsidRDefault="00D03F84" w:rsidP="0080442C">
      <w:pPr>
        <w:contextualSpacing/>
        <w:jc w:val="both"/>
        <w:rPr>
          <w:lang w:eastAsia="de-DE"/>
        </w:rPr>
      </w:pPr>
      <w:r w:rsidRPr="00D03F84">
        <w:rPr>
          <w:lang w:eastAsia="de-DE"/>
        </w:rPr>
        <w:t xml:space="preserve">This lack of correlation and predictive power was surprising since NDVI has been highly correlated with LST (Grover and Singh, 2015; Liu et al., 2015) without reporting the decoupling of the relationship for different physical settings. This distribution pattern does not show the expected interrelationship between these parameters; thus, the findings of the current research contrast with previous findings in terms of the coupling between significant change in LSTs and NDVI and the spatial distribution of the LST and NDVI. However, the results support the results of recent research conducted in cities in similar stages of development. Cui et al. (2016) found that UHIs show global heterogeneity for several reasons, including the location’s geography and socioeconomic conditions. The research also showed that socioeconomic factors and population dynamics </w:t>
      </w:r>
      <w:r w:rsidRPr="00D03F84">
        <w:rPr>
          <w:lang w:eastAsia="de-DE"/>
        </w:rPr>
        <w:lastRenderedPageBreak/>
        <w:t xml:space="preserve">play important roles in determining UHI in developing countries, whereas gross domestic product (GDP) plays a major role in UHI formation and its effects in developed countries. This is because the impact of socioeconomic factors such as population and GDP on the </w:t>
      </w:r>
      <w:r w:rsidRPr="00D03F84">
        <w:rPr>
          <w:noProof/>
          <w:lang w:eastAsia="de-DE"/>
        </w:rPr>
        <w:t>UHI</w:t>
      </w:r>
      <w:r w:rsidRPr="00D03F84">
        <w:rPr>
          <w:lang w:eastAsia="de-DE"/>
        </w:rPr>
        <w:t xml:space="preserve"> are greater during early stages of the urban development process has not been linear and is complex to model for the type of analysis presented here. Specifically, general population characteristics are the main impact factor in land cover change and consequent development of increased surface UHI intensity in rapidly developing urban areas, such as in parts of China, whereas nationally aggregated GDP variation was the main impact factor in a developed country like the United States. This difference highlights the need for modelling efforts to incorporate additional information characterizing the spatial dynamics of the population attached to that physical area. These factors should be taken into account when studying UHI and its hazardous effects in developing city such as Kathmandu and its peripheries.</w:t>
      </w:r>
    </w:p>
    <w:p w14:paraId="656DF63E" w14:textId="77777777" w:rsidR="00D03F84" w:rsidRPr="00D03F84" w:rsidRDefault="00D03F84" w:rsidP="0080442C">
      <w:pPr>
        <w:contextualSpacing/>
        <w:jc w:val="both"/>
        <w:rPr>
          <w:lang w:eastAsia="de-DE"/>
        </w:rPr>
      </w:pPr>
    </w:p>
    <w:p w14:paraId="468C99AA" w14:textId="7A5C1657" w:rsidR="00D03F84" w:rsidRPr="00D03F84" w:rsidRDefault="00D03F84" w:rsidP="0080442C">
      <w:pPr>
        <w:keepNext/>
        <w:contextualSpacing/>
        <w:jc w:val="both"/>
        <w:outlineLvl w:val="0"/>
        <w:rPr>
          <w:b/>
          <w:bCs/>
          <w:color w:val="000000"/>
          <w:kern w:val="32"/>
          <w:rtl/>
          <w:lang w:eastAsia="de-DE" w:bidi="fa-IR"/>
        </w:rPr>
      </w:pPr>
      <w:r w:rsidRPr="00D03F84">
        <w:rPr>
          <w:b/>
          <w:bCs/>
          <w:color w:val="000000"/>
          <w:kern w:val="32"/>
          <w:lang w:eastAsia="de-DE"/>
        </w:rPr>
        <w:t>4</w:t>
      </w:r>
      <w:r w:rsidR="00A86550">
        <w:rPr>
          <w:b/>
          <w:bCs/>
          <w:color w:val="000000"/>
          <w:kern w:val="32"/>
          <w:lang w:eastAsia="de-DE"/>
        </w:rPr>
        <w:t>.</w:t>
      </w:r>
      <w:r w:rsidRPr="00D03F84">
        <w:rPr>
          <w:b/>
          <w:bCs/>
          <w:color w:val="000000"/>
          <w:kern w:val="32"/>
          <w:lang w:eastAsia="de-DE"/>
        </w:rPr>
        <w:t xml:space="preserve"> Conclusions</w:t>
      </w:r>
    </w:p>
    <w:p w14:paraId="1AEFF33D" w14:textId="77777777" w:rsidR="00D03F84" w:rsidRPr="00D03F84" w:rsidRDefault="00D03F84" w:rsidP="0080442C">
      <w:pPr>
        <w:contextualSpacing/>
        <w:jc w:val="both"/>
        <w:rPr>
          <w:lang w:eastAsia="de-DE"/>
        </w:rPr>
      </w:pPr>
      <w:r w:rsidRPr="00D03F84">
        <w:rPr>
          <w:lang w:eastAsia="de-DE"/>
        </w:rPr>
        <w:t>This study evaluated drivers of UHIs in Kathmandu using Landsat and MODIS satellite imagery and analyzed the spatial distribution of LST and NDVI in the Kathmandu Valley. The city’s core had the highest temperature although the change in temperature was more significant in newly developing urban and semi-urban areas. The development of new urban and semi-urban centers will increase the temperature of the region further and has potential to expand health risks among the urban population and ecosystems of the Kathmandu Valley in the future.</w:t>
      </w:r>
    </w:p>
    <w:p w14:paraId="025334E5" w14:textId="77777777" w:rsidR="00D03F84" w:rsidRPr="00D03F84" w:rsidRDefault="00D03F84" w:rsidP="0080442C">
      <w:pPr>
        <w:contextualSpacing/>
        <w:jc w:val="both"/>
        <w:rPr>
          <w:lang w:eastAsia="de-DE"/>
        </w:rPr>
      </w:pPr>
      <w:r w:rsidRPr="00D03F84">
        <w:rPr>
          <w:lang w:eastAsia="de-DE"/>
        </w:rPr>
        <w:t>NDVI values also changed significantly in the Kathmandu Valley’s central core and outlying areas. The magnitude of change was high in the surrounding areas compared to the valley’s core. This suggests that the greenery inside the valley decreased significantly over the past two decades and the removal of vegetation is expanding towards the outer, newly developed semi-urban areas. These newly developing semi-urban areas are likely to become new urban centers that may have many of the same characteristics as the valley’s core.</w:t>
      </w:r>
    </w:p>
    <w:p w14:paraId="4D20DE7A" w14:textId="77777777" w:rsidR="00D03F84" w:rsidRPr="00D03F84" w:rsidRDefault="00D03F84" w:rsidP="0080442C">
      <w:pPr>
        <w:contextualSpacing/>
        <w:jc w:val="both"/>
        <w:rPr>
          <w:lang w:eastAsia="de-DE"/>
        </w:rPr>
      </w:pPr>
      <w:r w:rsidRPr="00D03F84">
        <w:rPr>
          <w:lang w:eastAsia="de-DE"/>
        </w:rPr>
        <w:t xml:space="preserve">The spatial relation of change in LST and the NDVI was not always spatially coincident, but was statistically significant. Additional research is needed to study drivers of the UHI from other perspectives in addition to land cover and vegetation changes. NDVI data has validated UHI in several big cities (Grover and Singh, 2015; Liu et al., 2015); however, this is not true in the case of Kathmandu. Cui et al. (2016) found that geography and socioeconomic variations play important roles in determining UHI. They also found that population may also have an important role in the UHI phenomenon during the early stages of urbanization. Our findings are consistent with this finding, particularly with respect to Kathmandu in the developing phase. More studies combining NDVI, population, and socioeconomic attributes are needed to understand coupled effects in UHI of Kathmandu Valley. </w:t>
      </w:r>
    </w:p>
    <w:p w14:paraId="0103CB63" w14:textId="77777777" w:rsidR="00D03F84" w:rsidRPr="00D03F84" w:rsidRDefault="00D03F84" w:rsidP="0080442C">
      <w:pPr>
        <w:contextualSpacing/>
        <w:jc w:val="both"/>
        <w:rPr>
          <w:lang w:eastAsia="de-DE"/>
        </w:rPr>
      </w:pPr>
    </w:p>
    <w:p w14:paraId="1C90C0E4" w14:textId="77777777" w:rsidR="00120838" w:rsidRDefault="00120838" w:rsidP="0080442C">
      <w:pPr>
        <w:keepNext/>
        <w:contextualSpacing/>
        <w:jc w:val="both"/>
        <w:outlineLvl w:val="0"/>
        <w:rPr>
          <w:b/>
          <w:bCs/>
          <w:color w:val="000000"/>
          <w:kern w:val="32"/>
          <w:lang w:eastAsia="de-DE"/>
        </w:rPr>
      </w:pPr>
    </w:p>
    <w:p w14:paraId="099E5003" w14:textId="44416A1D" w:rsidR="00D03F84" w:rsidRPr="00D03F84" w:rsidRDefault="00A86550" w:rsidP="0080442C">
      <w:pPr>
        <w:keepNext/>
        <w:contextualSpacing/>
        <w:jc w:val="both"/>
        <w:outlineLvl w:val="0"/>
        <w:rPr>
          <w:b/>
          <w:bCs/>
          <w:color w:val="000000"/>
          <w:kern w:val="32"/>
          <w:lang w:eastAsia="de-DE"/>
        </w:rPr>
      </w:pPr>
      <w:r>
        <w:rPr>
          <w:b/>
          <w:bCs/>
          <w:color w:val="000000"/>
          <w:kern w:val="32"/>
          <w:lang w:eastAsia="de-DE"/>
        </w:rPr>
        <w:t>Acknowledgement</w:t>
      </w:r>
    </w:p>
    <w:p w14:paraId="19703BAA" w14:textId="77777777" w:rsidR="00D03F84" w:rsidRPr="00D03F84" w:rsidRDefault="00D03F84" w:rsidP="0080442C">
      <w:pPr>
        <w:contextualSpacing/>
        <w:jc w:val="both"/>
        <w:rPr>
          <w:lang w:val="en-GB" w:eastAsia="de-DE"/>
        </w:rPr>
      </w:pPr>
      <w:r w:rsidRPr="00D03F84">
        <w:rPr>
          <w:lang w:eastAsia="de-DE"/>
        </w:rPr>
        <w:t xml:space="preserve">This research was funded by the National Science Foundation Historically Black College and Universities-Undergraduate Program (NSF_HBCU_UP) </w:t>
      </w:r>
      <w:r w:rsidRPr="00D03F84">
        <w:rPr>
          <w:lang w:val="en-GB" w:eastAsia="de-DE"/>
        </w:rPr>
        <w:t>Award # HRD-1332477 and HRD-1436426</w:t>
      </w:r>
      <w:r w:rsidRPr="00D03F84">
        <w:rPr>
          <w:lang w:eastAsia="de-DE"/>
        </w:rPr>
        <w:t xml:space="preserve">. </w:t>
      </w:r>
    </w:p>
    <w:p w14:paraId="01ADAD0F" w14:textId="77777777" w:rsidR="00D03F84" w:rsidRPr="00D03F84" w:rsidRDefault="00D03F84" w:rsidP="0080442C">
      <w:pPr>
        <w:contextualSpacing/>
        <w:jc w:val="both"/>
        <w:rPr>
          <w:lang w:eastAsia="de-DE"/>
        </w:rPr>
      </w:pPr>
    </w:p>
    <w:p w14:paraId="7ED4CE6E" w14:textId="77777777" w:rsidR="00D03F84" w:rsidRPr="00D03F84" w:rsidRDefault="00D03F84" w:rsidP="0080442C">
      <w:pPr>
        <w:keepNext/>
        <w:contextualSpacing/>
        <w:jc w:val="both"/>
        <w:outlineLvl w:val="0"/>
        <w:rPr>
          <w:b/>
          <w:bCs/>
          <w:color w:val="000000"/>
          <w:kern w:val="32"/>
          <w:lang w:eastAsia="de-DE"/>
        </w:rPr>
      </w:pPr>
      <w:r w:rsidRPr="00D03F84">
        <w:rPr>
          <w:b/>
          <w:bCs/>
          <w:color w:val="000000"/>
          <w:kern w:val="32"/>
          <w:lang w:eastAsia="de-DE"/>
        </w:rPr>
        <w:t>References</w:t>
      </w:r>
    </w:p>
    <w:p w14:paraId="45006070" w14:textId="77777777" w:rsidR="00D03F84" w:rsidRPr="00D03F84" w:rsidRDefault="00D03F84" w:rsidP="00120838">
      <w:pPr>
        <w:ind w:left="709" w:hanging="709"/>
        <w:contextualSpacing/>
        <w:jc w:val="both"/>
        <w:rPr>
          <w:lang w:val="en-GB" w:eastAsia="de-DE"/>
        </w:rPr>
      </w:pPr>
      <w:proofErr w:type="spellStart"/>
      <w:r w:rsidRPr="00D03F84">
        <w:rPr>
          <w:color w:val="222222"/>
          <w:shd w:val="clear" w:color="auto" w:fill="FFFFFF"/>
          <w:lang w:val="en-GB" w:eastAsia="de-DE"/>
        </w:rPr>
        <w:t>Aksha</w:t>
      </w:r>
      <w:proofErr w:type="spellEnd"/>
      <w:r w:rsidRPr="00D03F84">
        <w:rPr>
          <w:color w:val="222222"/>
          <w:shd w:val="clear" w:color="auto" w:fill="FFFFFF"/>
          <w:lang w:val="en-GB" w:eastAsia="de-DE"/>
        </w:rPr>
        <w:t xml:space="preserve"> S. K, </w:t>
      </w:r>
      <w:proofErr w:type="spellStart"/>
      <w:r w:rsidRPr="00D03F84">
        <w:rPr>
          <w:color w:val="222222"/>
          <w:shd w:val="clear" w:color="auto" w:fill="FFFFFF"/>
          <w:lang w:val="en-GB" w:eastAsia="de-DE"/>
        </w:rPr>
        <w:t>Juran</w:t>
      </w:r>
      <w:proofErr w:type="spellEnd"/>
      <w:r w:rsidRPr="00D03F84">
        <w:rPr>
          <w:color w:val="222222"/>
          <w:shd w:val="clear" w:color="auto" w:fill="FFFFFF"/>
          <w:lang w:val="en-GB" w:eastAsia="de-DE"/>
        </w:rPr>
        <w:t xml:space="preserve"> L., </w:t>
      </w:r>
      <w:proofErr w:type="spellStart"/>
      <w:r w:rsidRPr="00D03F84">
        <w:rPr>
          <w:color w:val="222222"/>
          <w:shd w:val="clear" w:color="auto" w:fill="FFFFFF"/>
          <w:lang w:val="en-GB" w:eastAsia="de-DE"/>
        </w:rPr>
        <w:t>Resler</w:t>
      </w:r>
      <w:proofErr w:type="spellEnd"/>
      <w:r w:rsidRPr="00D03F84">
        <w:rPr>
          <w:color w:val="222222"/>
          <w:shd w:val="clear" w:color="auto" w:fill="FFFFFF"/>
          <w:lang w:val="en-GB" w:eastAsia="de-DE"/>
        </w:rPr>
        <w:t xml:space="preserve"> L. M. 2018. </w:t>
      </w:r>
      <w:r w:rsidRPr="00D03F84">
        <w:rPr>
          <w:lang w:val="en-GB" w:eastAsia="de-DE"/>
        </w:rPr>
        <w:t xml:space="preserve">Spatial and temporal analysis of natural hazard mortality in Nepal. Environmental </w:t>
      </w:r>
      <w:proofErr w:type="spellStart"/>
      <w:r w:rsidRPr="00D03F84">
        <w:rPr>
          <w:lang w:val="en-GB" w:eastAsia="de-DE"/>
        </w:rPr>
        <w:t>Hazzards</w:t>
      </w:r>
      <w:proofErr w:type="spellEnd"/>
      <w:r w:rsidRPr="00D03F84">
        <w:rPr>
          <w:lang w:val="en-GB" w:eastAsia="de-DE"/>
        </w:rPr>
        <w:t xml:space="preserve"> 17(2): 163-179.</w:t>
      </w:r>
    </w:p>
    <w:p w14:paraId="3A809569" w14:textId="77777777" w:rsidR="00D03F84" w:rsidRPr="00D03F84" w:rsidRDefault="00D03F84" w:rsidP="00120838">
      <w:pPr>
        <w:ind w:left="709" w:hanging="709"/>
        <w:contextualSpacing/>
        <w:jc w:val="both"/>
        <w:rPr>
          <w:lang w:eastAsia="de-DE"/>
        </w:rPr>
      </w:pPr>
      <w:proofErr w:type="spellStart"/>
      <w:r w:rsidRPr="00D03F84">
        <w:rPr>
          <w:lang w:eastAsia="de-DE"/>
        </w:rPr>
        <w:t>Azevedo</w:t>
      </w:r>
      <w:proofErr w:type="spellEnd"/>
      <w:r w:rsidRPr="00D03F84">
        <w:rPr>
          <w:lang w:eastAsia="de-DE"/>
        </w:rPr>
        <w:t>, J., Chapman, L., and Muller, C., 2016. Quantifying the daytime and night-time urban heat island in Birmingham, UK: A comparison of satellite derived land surface temperature and high resolution air temperature observations, Remote Sens, 8. doi</w:t>
      </w:r>
      <w:proofErr w:type="gramStart"/>
      <w:r w:rsidRPr="00D03F84">
        <w:rPr>
          <w:lang w:eastAsia="de-DE"/>
        </w:rPr>
        <w:t>:10.3390</w:t>
      </w:r>
      <w:proofErr w:type="gramEnd"/>
      <w:r w:rsidRPr="00D03F84">
        <w:rPr>
          <w:lang w:eastAsia="de-DE"/>
        </w:rPr>
        <w:t>/rs8020153.</w:t>
      </w:r>
    </w:p>
    <w:p w14:paraId="71F0A61F" w14:textId="77777777" w:rsidR="00D03F84" w:rsidRPr="00D03F84" w:rsidRDefault="00D03F84" w:rsidP="00120838">
      <w:pPr>
        <w:ind w:left="709" w:hanging="709"/>
        <w:contextualSpacing/>
        <w:jc w:val="both"/>
        <w:rPr>
          <w:lang w:eastAsia="de-DE"/>
        </w:rPr>
      </w:pPr>
      <w:proofErr w:type="spellStart"/>
      <w:r w:rsidRPr="00D03F84">
        <w:rPr>
          <w:lang w:eastAsia="de-DE"/>
        </w:rPr>
        <w:t>Bakrania</w:t>
      </w:r>
      <w:proofErr w:type="spellEnd"/>
      <w:r w:rsidRPr="00D03F84">
        <w:rPr>
          <w:lang w:eastAsia="de-DE"/>
        </w:rPr>
        <w:t>, S., 2015. Urbanization and urban growth in Nepal, GRDC Helpdesk Research Report 1294, Birmingham, UK: GSDRC, University of Birmingham.</w:t>
      </w:r>
    </w:p>
    <w:p w14:paraId="3821F051" w14:textId="77777777" w:rsidR="00D03F84" w:rsidRPr="00D03F84" w:rsidRDefault="00D03F84" w:rsidP="00120838">
      <w:pPr>
        <w:ind w:left="709" w:hanging="709"/>
        <w:contextualSpacing/>
        <w:jc w:val="both"/>
        <w:rPr>
          <w:lang w:eastAsia="de-DE"/>
        </w:rPr>
      </w:pPr>
      <w:proofErr w:type="spellStart"/>
      <w:r w:rsidRPr="00D03F84">
        <w:rPr>
          <w:lang w:eastAsia="de-DE"/>
        </w:rPr>
        <w:t>Chitrakar</w:t>
      </w:r>
      <w:proofErr w:type="spellEnd"/>
      <w:r w:rsidRPr="00D03F84">
        <w:rPr>
          <w:lang w:eastAsia="de-DE"/>
        </w:rPr>
        <w:t xml:space="preserve">, R. M., Baker D. C., and </w:t>
      </w:r>
      <w:proofErr w:type="spellStart"/>
      <w:r w:rsidRPr="00D03F84">
        <w:rPr>
          <w:lang w:eastAsia="de-DE"/>
        </w:rPr>
        <w:t>Guaralda</w:t>
      </w:r>
      <w:proofErr w:type="spellEnd"/>
      <w:r w:rsidRPr="00D03F84">
        <w:rPr>
          <w:lang w:eastAsia="de-DE"/>
        </w:rPr>
        <w:t>, M., 2016. Urban growth and development of contemporary neighborhood public space in Kathmandu Valley, Nepal. Habitat Int., 53, 30-38, doi:10.1016/j.habitatint.2015.11.006.</w:t>
      </w:r>
    </w:p>
    <w:p w14:paraId="090D336A" w14:textId="77777777" w:rsidR="00D03F84" w:rsidRPr="00D03F84" w:rsidRDefault="00D03F84" w:rsidP="00120838">
      <w:pPr>
        <w:ind w:left="709" w:hanging="709"/>
        <w:contextualSpacing/>
        <w:jc w:val="both"/>
        <w:rPr>
          <w:lang w:eastAsia="de-DE"/>
        </w:rPr>
      </w:pPr>
      <w:r w:rsidRPr="00D03F84">
        <w:rPr>
          <w:lang w:eastAsia="de-DE"/>
        </w:rPr>
        <w:t xml:space="preserve">Cui, Y., Xu, X., Dong, J., and Qin, Y., 2016. Influence of urbanization factors on surface urban heat island intensity: A comparison of countries at different developmental phases. Sustainability, 8. </w:t>
      </w:r>
      <w:proofErr w:type="gramStart"/>
      <w:r w:rsidRPr="00D03F84">
        <w:rPr>
          <w:lang w:eastAsia="de-DE"/>
        </w:rPr>
        <w:t>doi:</w:t>
      </w:r>
      <w:proofErr w:type="gramEnd"/>
      <w:r w:rsidRPr="00D03F84">
        <w:rPr>
          <w:lang w:eastAsia="de-DE"/>
        </w:rPr>
        <w:t>10.3390/su8080706.</w:t>
      </w:r>
    </w:p>
    <w:p w14:paraId="5A7A10C5" w14:textId="77777777" w:rsidR="00D03F84" w:rsidRPr="00D03F84" w:rsidRDefault="00D03F84" w:rsidP="00120838">
      <w:pPr>
        <w:ind w:left="709" w:hanging="709"/>
        <w:contextualSpacing/>
        <w:jc w:val="both"/>
        <w:rPr>
          <w:lang w:eastAsia="de-DE"/>
        </w:rPr>
      </w:pPr>
      <w:proofErr w:type="spellStart"/>
      <w:r w:rsidRPr="00D03F84">
        <w:rPr>
          <w:lang w:eastAsia="de-DE"/>
        </w:rPr>
        <w:t>Didan</w:t>
      </w:r>
      <w:proofErr w:type="spellEnd"/>
      <w:r w:rsidRPr="00D03F84">
        <w:rPr>
          <w:lang w:eastAsia="de-DE"/>
        </w:rPr>
        <w:t>, K., 2015. MOD13Q1 MODIS/Terra Vegetation Indices 16 Day L3 Global 250 m SIN Grid V006, NASA EOSDIS Land Processes DAAC. https://doi.org/10.5067/modis/mod13Q1.006.</w:t>
      </w:r>
    </w:p>
    <w:p w14:paraId="17E2364D" w14:textId="77777777" w:rsidR="00D03F84" w:rsidRPr="00D03F84" w:rsidRDefault="00D03F84" w:rsidP="00120838">
      <w:pPr>
        <w:ind w:left="709" w:hanging="709"/>
        <w:contextualSpacing/>
        <w:jc w:val="both"/>
        <w:rPr>
          <w:lang w:eastAsia="de-DE"/>
        </w:rPr>
      </w:pPr>
      <w:r w:rsidRPr="00D03F84">
        <w:rPr>
          <w:lang w:eastAsia="de-DE"/>
        </w:rPr>
        <w:t>Grover A., and Singh, R. B., 2015. Analysis of urban heat island (UHI) in relation to normalized difference vegetation index (NDVI): A comparative study of Delhi and Mumbai, Environments, 2 (2), 125-138, doi</w:t>
      </w:r>
      <w:proofErr w:type="gramStart"/>
      <w:r w:rsidRPr="00D03F84">
        <w:rPr>
          <w:lang w:eastAsia="de-DE"/>
        </w:rPr>
        <w:t>:10.3390</w:t>
      </w:r>
      <w:proofErr w:type="gramEnd"/>
      <w:r w:rsidRPr="00D03F84">
        <w:rPr>
          <w:lang w:eastAsia="de-DE"/>
        </w:rPr>
        <w:t>/environments2020125.</w:t>
      </w:r>
    </w:p>
    <w:p w14:paraId="5C49EE8E" w14:textId="77777777" w:rsidR="00D03F84" w:rsidRPr="00D03F84" w:rsidRDefault="00D03F84" w:rsidP="00120838">
      <w:pPr>
        <w:ind w:left="709" w:hanging="709"/>
        <w:contextualSpacing/>
        <w:jc w:val="both"/>
        <w:rPr>
          <w:lang w:eastAsia="de-DE"/>
        </w:rPr>
      </w:pPr>
      <w:r w:rsidRPr="00D03F84">
        <w:rPr>
          <w:lang w:eastAsia="de-DE"/>
        </w:rPr>
        <w:t xml:space="preserve">Haack, B. N., and </w:t>
      </w:r>
      <w:proofErr w:type="spellStart"/>
      <w:r w:rsidRPr="00D03F84">
        <w:rPr>
          <w:lang w:eastAsia="de-DE"/>
        </w:rPr>
        <w:t>Khatiwada</w:t>
      </w:r>
      <w:proofErr w:type="spellEnd"/>
      <w:r w:rsidRPr="00D03F84">
        <w:rPr>
          <w:lang w:eastAsia="de-DE"/>
        </w:rPr>
        <w:t>, G., 2007. Rice and bricks: Environmental issues and mapping of the unusual crop rotation pattern in the Kathmandu Valley, Nepal, Environ. Manage. 39, 774-782, doi</w:t>
      </w:r>
      <w:proofErr w:type="gramStart"/>
      <w:r w:rsidRPr="00D03F84">
        <w:rPr>
          <w:lang w:eastAsia="de-DE"/>
        </w:rPr>
        <w:t>:10.1007</w:t>
      </w:r>
      <w:proofErr w:type="gramEnd"/>
      <w:r w:rsidRPr="00D03F84">
        <w:rPr>
          <w:lang w:eastAsia="de-DE"/>
        </w:rPr>
        <w:t>/s00267-006-0167-0.</w:t>
      </w:r>
    </w:p>
    <w:p w14:paraId="1B519B79" w14:textId="77777777" w:rsidR="00D03F84" w:rsidRPr="00D03F84" w:rsidRDefault="00D03F84" w:rsidP="00120838">
      <w:pPr>
        <w:ind w:left="709" w:hanging="709"/>
        <w:contextualSpacing/>
        <w:jc w:val="both"/>
        <w:rPr>
          <w:lang w:eastAsia="de-DE"/>
        </w:rPr>
      </w:pPr>
      <w:proofErr w:type="spellStart"/>
      <w:r w:rsidRPr="00D03F84">
        <w:rPr>
          <w:lang w:eastAsia="de-DE"/>
        </w:rPr>
        <w:t>Ishtiaque</w:t>
      </w:r>
      <w:proofErr w:type="spellEnd"/>
      <w:r w:rsidRPr="00D03F84">
        <w:rPr>
          <w:lang w:eastAsia="de-DE"/>
        </w:rPr>
        <w:t xml:space="preserve"> A, Shrestha M., and </w:t>
      </w:r>
      <w:proofErr w:type="spellStart"/>
      <w:r w:rsidRPr="00D03F84">
        <w:rPr>
          <w:lang w:eastAsia="de-DE"/>
        </w:rPr>
        <w:t>Chhetri</w:t>
      </w:r>
      <w:proofErr w:type="spellEnd"/>
      <w:r w:rsidRPr="00D03F84">
        <w:rPr>
          <w:lang w:eastAsia="de-DE"/>
        </w:rPr>
        <w:t xml:space="preserve"> N., 2017. Rapid urban growth in the Kathmandu Valley Nepal: Monitoring land use land cover dynamics of a Himalayan City with Landsat Imageries, Environments, 4 (72). </w:t>
      </w:r>
      <w:r w:rsidRPr="00D03F84">
        <w:rPr>
          <w:lang w:val="en-GB" w:eastAsia="de-DE"/>
        </w:rPr>
        <w:t>http://dx.doi.org/10.3390/environments4040072</w:t>
      </w:r>
    </w:p>
    <w:p w14:paraId="24C63B4A" w14:textId="77777777" w:rsidR="00D03F84" w:rsidRPr="00D03F84" w:rsidRDefault="00D03F84" w:rsidP="00120838">
      <w:pPr>
        <w:ind w:left="709" w:hanging="709"/>
        <w:contextualSpacing/>
        <w:jc w:val="both"/>
        <w:rPr>
          <w:lang w:eastAsia="de-DE"/>
        </w:rPr>
      </w:pPr>
      <w:proofErr w:type="spellStart"/>
      <w:r w:rsidRPr="00D03F84">
        <w:rPr>
          <w:lang w:eastAsia="de-DE"/>
        </w:rPr>
        <w:t>Jin</w:t>
      </w:r>
      <w:proofErr w:type="spellEnd"/>
      <w:r w:rsidRPr="00D03F84">
        <w:rPr>
          <w:lang w:eastAsia="de-DE"/>
        </w:rPr>
        <w:t>, M., Dickinson, R. E., and Zhang, D., 2005. The footprint of urban areas on global climate as characterized by MODIS, J Climate, 18, 1551-1565, doi:10.1175/jcli3334.1.</w:t>
      </w:r>
    </w:p>
    <w:p w14:paraId="63DD408D" w14:textId="77777777" w:rsidR="00D03F84" w:rsidRPr="00D03F84" w:rsidRDefault="00D03F84" w:rsidP="00120838">
      <w:pPr>
        <w:ind w:left="709" w:hanging="709"/>
        <w:contextualSpacing/>
        <w:jc w:val="both"/>
        <w:rPr>
          <w:lang w:eastAsia="de-DE"/>
        </w:rPr>
      </w:pPr>
      <w:proofErr w:type="spellStart"/>
      <w:r w:rsidRPr="00D03F84">
        <w:rPr>
          <w:lang w:eastAsia="de-DE"/>
        </w:rPr>
        <w:lastRenderedPageBreak/>
        <w:t>Lavaysse</w:t>
      </w:r>
      <w:proofErr w:type="spellEnd"/>
      <w:r w:rsidRPr="00D03F84">
        <w:rPr>
          <w:lang w:eastAsia="de-DE"/>
        </w:rPr>
        <w:t xml:space="preserve">, C., </w:t>
      </w:r>
      <w:proofErr w:type="spellStart"/>
      <w:r w:rsidRPr="00D03F84">
        <w:rPr>
          <w:lang w:eastAsia="de-DE"/>
        </w:rPr>
        <w:t>Cammalleri</w:t>
      </w:r>
      <w:proofErr w:type="spellEnd"/>
      <w:r w:rsidRPr="00D03F84">
        <w:rPr>
          <w:lang w:eastAsia="de-DE"/>
        </w:rPr>
        <w:t xml:space="preserve">, C., </w:t>
      </w:r>
      <w:proofErr w:type="spellStart"/>
      <w:r w:rsidRPr="00D03F84">
        <w:rPr>
          <w:lang w:eastAsia="de-DE"/>
        </w:rPr>
        <w:t>Dosio</w:t>
      </w:r>
      <w:proofErr w:type="spellEnd"/>
      <w:r w:rsidRPr="00D03F84">
        <w:rPr>
          <w:lang w:eastAsia="de-DE"/>
        </w:rPr>
        <w:t xml:space="preserve">, A., </w:t>
      </w:r>
      <w:proofErr w:type="spellStart"/>
      <w:r w:rsidRPr="00D03F84">
        <w:rPr>
          <w:lang w:eastAsia="de-DE"/>
        </w:rPr>
        <w:t>Schrier</w:t>
      </w:r>
      <w:proofErr w:type="spellEnd"/>
      <w:r w:rsidRPr="00D03F84">
        <w:rPr>
          <w:lang w:eastAsia="de-DE"/>
        </w:rPr>
        <w:t xml:space="preserve">, G. V.D., </w:t>
      </w:r>
      <w:proofErr w:type="spellStart"/>
      <w:r w:rsidRPr="00D03F84">
        <w:rPr>
          <w:lang w:eastAsia="de-DE"/>
        </w:rPr>
        <w:t>Toreti</w:t>
      </w:r>
      <w:proofErr w:type="spellEnd"/>
      <w:r w:rsidRPr="00D03F84">
        <w:rPr>
          <w:lang w:eastAsia="de-DE"/>
        </w:rPr>
        <w:t>, A., and Vogt, J., 2018. Towards a monitoring system of temperature extremes in Europe. Nat. Hazards Earth Syst. Sci. 18, 91-104.</w:t>
      </w:r>
    </w:p>
    <w:p w14:paraId="3A0243AE" w14:textId="77777777" w:rsidR="00D03F84" w:rsidRPr="00D03F84" w:rsidRDefault="00D03F84" w:rsidP="00120838">
      <w:pPr>
        <w:ind w:left="709" w:hanging="709"/>
        <w:contextualSpacing/>
        <w:jc w:val="both"/>
        <w:rPr>
          <w:lang w:eastAsia="de-DE"/>
        </w:rPr>
      </w:pPr>
      <w:r w:rsidRPr="00D03F84">
        <w:rPr>
          <w:lang w:eastAsia="de-DE"/>
        </w:rPr>
        <w:t>Li, J.J.; Wang, X.R.; Wang, X.J.; Ma, W.C.; Zhang, H., 2009. Remote sensing evaluation of urban heat island and its spatial pattern of the Shanghai metropolitan area, China. Ecol. Complex, 6, 413-420. https://doi.org/10.1016/j.ecocom.2009.02.002.</w:t>
      </w:r>
    </w:p>
    <w:p w14:paraId="03EB379E" w14:textId="77777777" w:rsidR="00D03F84" w:rsidRPr="00D03F84" w:rsidRDefault="00D03F84" w:rsidP="00120838">
      <w:pPr>
        <w:ind w:left="709" w:hanging="709"/>
        <w:contextualSpacing/>
        <w:jc w:val="both"/>
        <w:rPr>
          <w:lang w:eastAsia="de-DE"/>
        </w:rPr>
      </w:pPr>
      <w:r w:rsidRPr="00D03F84">
        <w:rPr>
          <w:lang w:eastAsia="de-DE"/>
        </w:rPr>
        <w:t xml:space="preserve">Liu, W., Ji, C. Jiang, X., and </w:t>
      </w:r>
      <w:proofErr w:type="spellStart"/>
      <w:r w:rsidRPr="00D03F84">
        <w:rPr>
          <w:lang w:eastAsia="de-DE"/>
        </w:rPr>
        <w:t>Zhong</w:t>
      </w:r>
      <w:proofErr w:type="spellEnd"/>
      <w:r w:rsidRPr="00D03F84">
        <w:rPr>
          <w:lang w:eastAsia="de-DE"/>
        </w:rPr>
        <w:t xml:space="preserve">, J., 2015. Relationship between NDVI and the urban heat island effect in Beijing area of China, SIPE Proceedings Vol 5884, Remote Sensing and Modeling of Ecosystem for Sustainability II, Editors: </w:t>
      </w:r>
      <w:proofErr w:type="gramStart"/>
      <w:r w:rsidRPr="00D03F84">
        <w:rPr>
          <w:lang w:eastAsia="de-DE"/>
        </w:rPr>
        <w:t>Gao</w:t>
      </w:r>
      <w:proofErr w:type="gramEnd"/>
      <w:r w:rsidRPr="00D03F84">
        <w:rPr>
          <w:lang w:eastAsia="de-DE"/>
        </w:rPr>
        <w:t xml:space="preserve"> and Shaw.</w:t>
      </w:r>
    </w:p>
    <w:p w14:paraId="71C14DDC" w14:textId="77777777" w:rsidR="00D03F84" w:rsidRPr="00D03F84" w:rsidRDefault="00D03F84" w:rsidP="00120838">
      <w:pPr>
        <w:ind w:left="709" w:hanging="709"/>
        <w:contextualSpacing/>
        <w:jc w:val="both"/>
        <w:rPr>
          <w:lang w:eastAsia="de-DE"/>
        </w:rPr>
      </w:pPr>
      <w:proofErr w:type="spellStart"/>
      <w:r w:rsidRPr="00D03F84">
        <w:rPr>
          <w:lang w:eastAsia="de-DE"/>
        </w:rPr>
        <w:t>Maharjan</w:t>
      </w:r>
      <w:proofErr w:type="spellEnd"/>
      <w:r w:rsidRPr="00D03F84">
        <w:rPr>
          <w:lang w:eastAsia="de-DE"/>
        </w:rPr>
        <w:t xml:space="preserve">, S., and </w:t>
      </w:r>
      <w:proofErr w:type="spellStart"/>
      <w:r w:rsidRPr="00D03F84">
        <w:rPr>
          <w:lang w:eastAsia="de-DE"/>
        </w:rPr>
        <w:t>Regmi</w:t>
      </w:r>
      <w:proofErr w:type="spellEnd"/>
      <w:r w:rsidRPr="00D03F84">
        <w:rPr>
          <w:lang w:eastAsia="de-DE"/>
        </w:rPr>
        <w:t xml:space="preserve">, R.P., 2014. Grid based temperature and relative humidity distribution map of the Kathmandu Valley, J </w:t>
      </w:r>
      <w:proofErr w:type="spellStart"/>
      <w:r w:rsidRPr="00D03F84">
        <w:rPr>
          <w:lang w:eastAsia="de-DE"/>
        </w:rPr>
        <w:t>Inst</w:t>
      </w:r>
      <w:proofErr w:type="spellEnd"/>
      <w:r w:rsidRPr="00D03F84">
        <w:rPr>
          <w:lang w:eastAsia="de-DE"/>
        </w:rPr>
        <w:t xml:space="preserve"> </w:t>
      </w:r>
      <w:proofErr w:type="spellStart"/>
      <w:r w:rsidRPr="00D03F84">
        <w:rPr>
          <w:lang w:eastAsia="de-DE"/>
        </w:rPr>
        <w:t>Sci</w:t>
      </w:r>
      <w:proofErr w:type="spellEnd"/>
      <w:r w:rsidRPr="00D03F84">
        <w:rPr>
          <w:lang w:eastAsia="de-DE"/>
        </w:rPr>
        <w:t xml:space="preserve"> </w:t>
      </w:r>
      <w:proofErr w:type="spellStart"/>
      <w:r w:rsidRPr="00D03F84">
        <w:rPr>
          <w:lang w:eastAsia="de-DE"/>
        </w:rPr>
        <w:t>Technol</w:t>
      </w:r>
      <w:proofErr w:type="spellEnd"/>
      <w:r w:rsidRPr="00D03F84">
        <w:rPr>
          <w:lang w:eastAsia="de-DE"/>
        </w:rPr>
        <w:t>, 19, 7-13, doi:10.3126/jist.v19i1.13819.</w:t>
      </w:r>
    </w:p>
    <w:p w14:paraId="1FD4EA3C" w14:textId="77777777" w:rsidR="00D03F84" w:rsidRPr="00D03F84" w:rsidRDefault="00D03F84" w:rsidP="00120838">
      <w:pPr>
        <w:ind w:left="709" w:hanging="709"/>
        <w:contextualSpacing/>
        <w:jc w:val="both"/>
        <w:rPr>
          <w:lang w:eastAsia="de-DE"/>
        </w:rPr>
      </w:pPr>
      <w:r w:rsidRPr="00D03F84">
        <w:rPr>
          <w:lang w:eastAsia="de-DE"/>
        </w:rPr>
        <w:t>Ministry of Urban Development (</w:t>
      </w:r>
      <w:proofErr w:type="spellStart"/>
      <w:r w:rsidRPr="00D03F84">
        <w:rPr>
          <w:lang w:eastAsia="de-DE"/>
        </w:rPr>
        <w:t>MoUD</w:t>
      </w:r>
      <w:proofErr w:type="spellEnd"/>
      <w:r w:rsidRPr="00D03F84">
        <w:rPr>
          <w:lang w:eastAsia="de-DE"/>
        </w:rPr>
        <w:t>), 2015. National Urban Development Strategy. Ministry of Urban Development, Government of Nepal, available at: http://moud.gov.np/wp-content/uploads/2016/08/NUDS-2015-final-draft.pdf, last accessed 21 February 2017, 2015.</w:t>
      </w:r>
    </w:p>
    <w:p w14:paraId="462AB645" w14:textId="77777777" w:rsidR="00D03F84" w:rsidRPr="00D03F84" w:rsidRDefault="00D03F84" w:rsidP="00120838">
      <w:pPr>
        <w:ind w:left="709" w:hanging="709"/>
        <w:contextualSpacing/>
        <w:jc w:val="both"/>
        <w:rPr>
          <w:lang w:eastAsia="de-DE"/>
        </w:rPr>
      </w:pPr>
      <w:r w:rsidRPr="00D03F84">
        <w:rPr>
          <w:lang w:eastAsia="de-DE"/>
        </w:rPr>
        <w:t>R Core Team. R, 2013. A language and environment for statistical computing, R Foundation for Statistical Computing, Vienna, Austria, available at: http://www.R-project.org/, last accessed 11 October 2017.</w:t>
      </w:r>
    </w:p>
    <w:p w14:paraId="6F9F50ED" w14:textId="77777777" w:rsidR="00D03F84" w:rsidRPr="00D03F84" w:rsidRDefault="00D03F84" w:rsidP="00120838">
      <w:pPr>
        <w:ind w:left="709" w:hanging="709"/>
        <w:contextualSpacing/>
        <w:jc w:val="both"/>
        <w:rPr>
          <w:lang w:eastAsia="de-DE"/>
        </w:rPr>
      </w:pPr>
      <w:r w:rsidRPr="00D03F84">
        <w:rPr>
          <w:lang w:val="nl-NL" w:eastAsia="de-DE"/>
        </w:rPr>
        <w:t xml:space="preserve">Rimal B., Zhang L., Dongjie O., Kunwar R., Zhai, Y., 2017. </w:t>
      </w:r>
      <w:r w:rsidRPr="00D03F84">
        <w:rPr>
          <w:lang w:eastAsia="de-DE"/>
        </w:rPr>
        <w:t xml:space="preserve">Monitoring urban growth and the Nepal earthquake 2015 for sustainability of Kathmandu Valley, Nepal, Land 6 (2) 42; </w:t>
      </w:r>
      <w:proofErr w:type="spellStart"/>
      <w:r w:rsidRPr="00D03F84">
        <w:rPr>
          <w:lang w:eastAsia="de-DE"/>
        </w:rPr>
        <w:t>doi</w:t>
      </w:r>
      <w:proofErr w:type="spellEnd"/>
      <w:proofErr w:type="gramStart"/>
      <w:r w:rsidRPr="00D03F84">
        <w:rPr>
          <w:lang w:eastAsia="de-DE"/>
        </w:rPr>
        <w:t>:</w:t>
      </w:r>
      <w:r w:rsidRPr="00D03F84">
        <w:rPr>
          <w:lang w:val="en-GB" w:eastAsia="de-DE"/>
        </w:rPr>
        <w:t>10.3390</w:t>
      </w:r>
      <w:proofErr w:type="gramEnd"/>
      <w:r w:rsidRPr="00D03F84">
        <w:rPr>
          <w:lang w:val="en-GB" w:eastAsia="de-DE"/>
        </w:rPr>
        <w:t>/land6020042</w:t>
      </w:r>
      <w:r w:rsidRPr="00D03F84">
        <w:rPr>
          <w:lang w:eastAsia="de-DE"/>
        </w:rPr>
        <w:t xml:space="preserve">. </w:t>
      </w:r>
      <w:hyperlink r:id="rId18" w:history="1">
        <w:r w:rsidRPr="00D03F84">
          <w:rPr>
            <w:color w:val="0000FF"/>
            <w:u w:val="single"/>
            <w:lang w:val="en-GB" w:eastAsia="de-DE"/>
          </w:rPr>
          <w:t>http://www.mdpi.com/2073-445X/6/2/42/htm</w:t>
        </w:r>
      </w:hyperlink>
      <w:r w:rsidRPr="00D03F84">
        <w:rPr>
          <w:lang w:eastAsia="de-DE"/>
        </w:rPr>
        <w:t xml:space="preserve">. </w:t>
      </w:r>
    </w:p>
    <w:p w14:paraId="4DF08876" w14:textId="77777777" w:rsidR="00D03F84" w:rsidRPr="00D03F84" w:rsidRDefault="00D03F84" w:rsidP="00120838">
      <w:pPr>
        <w:ind w:left="709" w:hanging="709"/>
        <w:contextualSpacing/>
        <w:jc w:val="both"/>
        <w:rPr>
          <w:lang w:eastAsia="de-DE"/>
        </w:rPr>
      </w:pPr>
      <w:proofErr w:type="spellStart"/>
      <w:r w:rsidRPr="00D03F84">
        <w:rPr>
          <w:lang w:eastAsia="de-DE"/>
        </w:rPr>
        <w:t>Thapa</w:t>
      </w:r>
      <w:proofErr w:type="spellEnd"/>
      <w:r w:rsidRPr="00D03F84">
        <w:rPr>
          <w:lang w:eastAsia="de-DE"/>
        </w:rPr>
        <w:t>, R. B., Murayama, Y., and Ale, S., 2008. City profile Kathmandu. Cities, 25, 45-57. doi:10.1016/j.cities.2007.10.001.</w:t>
      </w:r>
    </w:p>
    <w:p w14:paraId="1FAFF428" w14:textId="77777777" w:rsidR="00D03F84" w:rsidRPr="00D03F84" w:rsidRDefault="00D03F84" w:rsidP="00120838">
      <w:pPr>
        <w:ind w:left="709" w:hanging="709"/>
        <w:contextualSpacing/>
        <w:jc w:val="both"/>
        <w:rPr>
          <w:lang w:eastAsia="de-DE"/>
        </w:rPr>
      </w:pPr>
      <w:proofErr w:type="spellStart"/>
      <w:r w:rsidRPr="00D03F84">
        <w:rPr>
          <w:lang w:eastAsia="de-DE"/>
        </w:rPr>
        <w:t>Thapa</w:t>
      </w:r>
      <w:proofErr w:type="spellEnd"/>
      <w:r w:rsidRPr="00D03F84">
        <w:rPr>
          <w:lang w:eastAsia="de-DE"/>
        </w:rPr>
        <w:t xml:space="preserve">, R. B., and Murayama, Y., 2009. Examining spatiotemporal urbanization patterns in Kathmandu Valley, Nepal: Remote sensing and spatial metrics approaches, Remote Sens., 1, 534-556. </w:t>
      </w:r>
      <w:proofErr w:type="gramStart"/>
      <w:r w:rsidRPr="00D03F84">
        <w:rPr>
          <w:lang w:eastAsia="de-DE"/>
        </w:rPr>
        <w:t>doi:</w:t>
      </w:r>
      <w:proofErr w:type="gramEnd"/>
      <w:r w:rsidRPr="00D03F84">
        <w:rPr>
          <w:lang w:eastAsia="de-DE"/>
        </w:rPr>
        <w:t>10.3390/rs1030534.</w:t>
      </w:r>
    </w:p>
    <w:p w14:paraId="3C365B7A" w14:textId="77777777" w:rsidR="00D03F84" w:rsidRPr="00D03F84" w:rsidRDefault="00D03F84" w:rsidP="00120838">
      <w:pPr>
        <w:ind w:left="709" w:hanging="709"/>
        <w:contextualSpacing/>
        <w:jc w:val="both"/>
        <w:rPr>
          <w:lang w:eastAsia="de-DE"/>
        </w:rPr>
      </w:pPr>
      <w:proofErr w:type="spellStart"/>
      <w:r w:rsidRPr="00D03F84">
        <w:rPr>
          <w:lang w:eastAsia="de-DE"/>
        </w:rPr>
        <w:t>Thapa</w:t>
      </w:r>
      <w:proofErr w:type="spellEnd"/>
      <w:r w:rsidRPr="00D03F84">
        <w:rPr>
          <w:lang w:eastAsia="de-DE"/>
        </w:rPr>
        <w:t>, R. B., and Murayama Y., 2012. Scenario based urban growth allocation in Kathmandu Valley, Nepal, Landscape Urban Plan, 105, 140-148, doi:10.1016/j.landurbplan.2011.12.007.</w:t>
      </w:r>
    </w:p>
    <w:p w14:paraId="0C6032F6" w14:textId="77777777" w:rsidR="00D03F84" w:rsidRPr="00D03F84" w:rsidRDefault="00D03F84" w:rsidP="00120838">
      <w:pPr>
        <w:ind w:left="709" w:hanging="709"/>
        <w:contextualSpacing/>
        <w:jc w:val="both"/>
        <w:rPr>
          <w:lang w:eastAsia="de-DE"/>
        </w:rPr>
      </w:pPr>
      <w:r w:rsidRPr="00D03F84">
        <w:rPr>
          <w:lang w:eastAsia="de-DE"/>
        </w:rPr>
        <w:t xml:space="preserve">United Nations, Department of Economic and Social Affairs (UN DESA), 2015. World Urbanization Prospects: The 2014 Revisions, (ST/ESA/SER.A/366), available at: </w:t>
      </w:r>
      <w:hyperlink r:id="rId19" w:history="1">
        <w:r w:rsidRPr="00D03F84">
          <w:rPr>
            <w:lang w:eastAsia="de-DE"/>
          </w:rPr>
          <w:t>https://esa.un.org/Unpd/Wup/Publications/Files/WUP2014-Report.pdf</w:t>
        </w:r>
      </w:hyperlink>
      <w:r w:rsidRPr="00D03F84">
        <w:rPr>
          <w:lang w:eastAsia="de-DE"/>
        </w:rPr>
        <w:t>, last accessed 20 February 2017.</w:t>
      </w:r>
    </w:p>
    <w:p w14:paraId="618FC076" w14:textId="77777777" w:rsidR="00D03F84" w:rsidRPr="00D03F84" w:rsidRDefault="00D03F84" w:rsidP="00120838">
      <w:pPr>
        <w:ind w:left="709" w:hanging="709"/>
        <w:contextualSpacing/>
        <w:jc w:val="both"/>
        <w:rPr>
          <w:lang w:eastAsia="de-DE"/>
        </w:rPr>
      </w:pPr>
      <w:proofErr w:type="spellStart"/>
      <w:r w:rsidRPr="00D03F84">
        <w:rPr>
          <w:lang w:eastAsia="de-DE"/>
        </w:rPr>
        <w:t>Zakšek</w:t>
      </w:r>
      <w:proofErr w:type="spellEnd"/>
      <w:r w:rsidRPr="00D03F84">
        <w:rPr>
          <w:lang w:eastAsia="de-DE"/>
        </w:rPr>
        <w:t xml:space="preserve">, K., and </w:t>
      </w:r>
      <w:proofErr w:type="spellStart"/>
      <w:r w:rsidRPr="00D03F84">
        <w:rPr>
          <w:lang w:eastAsia="de-DE"/>
        </w:rPr>
        <w:t>Oštir</w:t>
      </w:r>
      <w:proofErr w:type="spellEnd"/>
      <w:r w:rsidRPr="00D03F84">
        <w:rPr>
          <w:lang w:eastAsia="de-DE"/>
        </w:rPr>
        <w:t>, K., 2012. Downscaling land surface temperature for urban heat island diurnal cycle analysis. Remote Sens. Environ, 117, 114-124, doi:10.1016/j.rse.2011.05.02.</w:t>
      </w:r>
    </w:p>
    <w:p w14:paraId="45090207" w14:textId="77777777" w:rsidR="00E8454B" w:rsidRDefault="00E8454B" w:rsidP="0080442C">
      <w:pPr>
        <w:jc w:val="both"/>
        <w:rPr>
          <w:rFonts w:eastAsiaTheme="minorEastAsia"/>
          <w:b/>
        </w:rPr>
      </w:pPr>
    </w:p>
    <w:sectPr w:rsidR="00E8454B" w:rsidSect="00D7676E">
      <w:footerReference w:type="default" r:id="rId20"/>
      <w:pgSz w:w="11906" w:h="16838" w:code="9"/>
      <w:pgMar w:top="709" w:right="1418" w:bottom="692" w:left="1418" w:header="1021" w:footer="1021" w:gutter="0"/>
      <w:pgNumType w:start="17"/>
      <w:cols w:space="720"/>
      <w:docGrid w:type="linesAndChars" w:linePitch="424" w:charSpace="-262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52F00" w14:textId="77777777" w:rsidR="00071906" w:rsidRDefault="00071906" w:rsidP="0077788E">
      <w:r>
        <w:separator/>
      </w:r>
    </w:p>
  </w:endnote>
  <w:endnote w:type="continuationSeparator" w:id="0">
    <w:p w14:paraId="6D81FCC7" w14:textId="77777777" w:rsidR="00071906" w:rsidRDefault="00071906" w:rsidP="00777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H Sarabun New">
    <w:charset w:val="00"/>
    <w:family w:val="swiss"/>
    <w:pitch w:val="variable"/>
    <w:sig w:usb0="A100006F" w:usb1="5000205A" w:usb2="00000000" w:usb3="00000000" w:csb0="0001018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BrowalliaNew">
    <w:altName w:val="PMingLiU"/>
    <w:panose1 w:val="00000000000000000000"/>
    <w:charset w:val="88"/>
    <w:family w:val="auto"/>
    <w:notTrueType/>
    <w:pitch w:val="default"/>
    <w:sig w:usb0="01000003" w:usb1="08080000" w:usb2="00000010" w:usb3="00000000" w:csb0="00110001" w:csb1="00000000"/>
  </w:font>
  <w:font w:name="EucrosiaUPC">
    <w:charset w:val="00"/>
    <w:family w:val="roman"/>
    <w:pitch w:val="variable"/>
    <w:sig w:usb0="81000027" w:usb1="00000002" w:usb2="00000000" w:usb3="00000000" w:csb0="00010001" w:csb1="00000000"/>
  </w:font>
  <w:font w:name="SymbolMT">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altName w:val="Times New Roman"/>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B6609" w14:textId="05E3DA16" w:rsidR="005428C1" w:rsidRDefault="005428C1" w:rsidP="005428C1">
    <w:pPr>
      <w:pStyle w:val="Footer"/>
      <w:pBdr>
        <w:top w:val="single" w:sz="4" w:space="1" w:color="D9D9D9"/>
      </w:pBdr>
      <w:jc w:val="right"/>
    </w:pPr>
    <w:r w:rsidRPr="00BD2C00">
      <w:rPr>
        <w:b/>
        <w:i/>
        <w:sz w:val="20"/>
        <w:szCs w:val="20"/>
      </w:rPr>
      <w:t>International Journal of Environment</w:t>
    </w:r>
    <w:r w:rsidRPr="00BD2C00">
      <w:rPr>
        <w:b/>
        <w:i/>
        <w:sz w:val="20"/>
        <w:szCs w:val="20"/>
      </w:rPr>
      <w:tab/>
    </w:r>
    <w:r w:rsidRPr="00BD2C00">
      <w:rPr>
        <w:b/>
        <w:i/>
        <w:sz w:val="20"/>
        <w:szCs w:val="20"/>
      </w:rPr>
      <w:tab/>
      <w:t xml:space="preserve">ISSN </w:t>
    </w:r>
    <w:r w:rsidRPr="00BD2C00">
      <w:rPr>
        <w:rStyle w:val="hp"/>
        <w:b/>
        <w:i/>
        <w:sz w:val="20"/>
        <w:szCs w:val="20"/>
      </w:rPr>
      <w:t>2091-2854</w:t>
    </w:r>
    <w:r w:rsidRPr="00BD2C00">
      <w:rPr>
        <w:sz w:val="20"/>
        <w:szCs w:val="20"/>
      </w:rPr>
      <w:t xml:space="preserve"> </w:t>
    </w:r>
    <w:r w:rsidRPr="00222D8B">
      <w:t xml:space="preserve"> </w:t>
    </w:r>
    <w:r>
      <w:t xml:space="preserve">               </w:t>
    </w:r>
    <w:r>
      <w:fldChar w:fldCharType="begin"/>
    </w:r>
    <w:r>
      <w:instrText xml:space="preserve"> PAGE   \* MERGEFORMAT </w:instrText>
    </w:r>
    <w:r>
      <w:fldChar w:fldCharType="separate"/>
    </w:r>
    <w:r w:rsidR="008C4EDA">
      <w:rPr>
        <w:noProof/>
      </w:rPr>
      <w:t>29</w:t>
    </w:r>
    <w:r>
      <w:rPr>
        <w:noProof/>
      </w:rPr>
      <w:fldChar w:fldCharType="end"/>
    </w:r>
    <w:r>
      <w:t xml:space="preserve"> | </w:t>
    </w:r>
    <w:r>
      <w:rPr>
        <w:color w:val="7F7F7F"/>
        <w:spacing w:val="60"/>
      </w:rPr>
      <w:t>Page</w:t>
    </w:r>
  </w:p>
  <w:p w14:paraId="67B641C8" w14:textId="77777777" w:rsidR="005428C1" w:rsidRDefault="005428C1">
    <w:pPr>
      <w:pStyle w:val="Footer"/>
    </w:pPr>
  </w:p>
  <w:p w14:paraId="56067FAE" w14:textId="77777777" w:rsidR="00153360" w:rsidRDefault="0015336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D88C58" w14:textId="77777777" w:rsidR="00071906" w:rsidRDefault="00071906" w:rsidP="0077788E">
      <w:r>
        <w:separator/>
      </w:r>
    </w:p>
  </w:footnote>
  <w:footnote w:type="continuationSeparator" w:id="0">
    <w:p w14:paraId="455EF31F" w14:textId="77777777" w:rsidR="00071906" w:rsidRDefault="00071906" w:rsidP="007778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35pt;height:15.6pt" o:bullet="t">
        <v:imagedata r:id="rId1" o:title=""/>
      </v:shape>
    </w:pict>
  </w:numPicBullet>
  <w:abstractNum w:abstractNumId="0" w15:restartNumberingAfterBreak="0">
    <w:nsid w:val="04BE176D"/>
    <w:multiLevelType w:val="hybridMultilevel"/>
    <w:tmpl w:val="1C66D0CC"/>
    <w:lvl w:ilvl="0" w:tplc="04090011">
      <w:start w:val="1"/>
      <w:numFmt w:val="decimal"/>
      <w:lvlText w:val="%1)"/>
      <w:lvlJc w:val="left"/>
      <w:pPr>
        <w:tabs>
          <w:tab w:val="num" w:pos="1080"/>
        </w:tabs>
        <w:ind w:left="1080" w:hanging="360"/>
      </w:pPr>
      <w:rPr>
        <w:rFonts w:hint="default"/>
      </w:rPr>
    </w:lvl>
    <w:lvl w:ilvl="1" w:tplc="B6E29CA8">
      <w:numFmt w:val="bullet"/>
      <w:lvlText w:val="•"/>
      <w:lvlJc w:val="left"/>
      <w:pPr>
        <w:ind w:left="3495" w:hanging="2415"/>
      </w:pPr>
      <w:rPr>
        <w:rFonts w:ascii="TH Sarabun New" w:eastAsia="Times New Roman" w:hAnsi="TH Sarabun New" w:cs="TH Sarabun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4A2967"/>
    <w:multiLevelType w:val="hybridMultilevel"/>
    <w:tmpl w:val="E7F8B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A26D5"/>
    <w:multiLevelType w:val="hybridMultilevel"/>
    <w:tmpl w:val="F00E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42D3A"/>
    <w:multiLevelType w:val="hybridMultilevel"/>
    <w:tmpl w:val="58DECB1C"/>
    <w:lvl w:ilvl="0" w:tplc="9BF233B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B0438"/>
    <w:multiLevelType w:val="hybridMultilevel"/>
    <w:tmpl w:val="F0741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823530"/>
    <w:multiLevelType w:val="multilevel"/>
    <w:tmpl w:val="7B10A69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0A70D4"/>
    <w:multiLevelType w:val="multilevel"/>
    <w:tmpl w:val="93802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A52D5"/>
    <w:multiLevelType w:val="multilevel"/>
    <w:tmpl w:val="31969E68"/>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2E2738F6"/>
    <w:multiLevelType w:val="hybridMultilevel"/>
    <w:tmpl w:val="00B8C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F42487"/>
    <w:multiLevelType w:val="hybridMultilevel"/>
    <w:tmpl w:val="92B22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087BBF"/>
    <w:multiLevelType w:val="hybridMultilevel"/>
    <w:tmpl w:val="4D32E4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6451C6"/>
    <w:multiLevelType w:val="hybridMultilevel"/>
    <w:tmpl w:val="C95C537A"/>
    <w:lvl w:ilvl="0" w:tplc="04090011">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5481C91"/>
    <w:multiLevelType w:val="hybridMultilevel"/>
    <w:tmpl w:val="2A88080A"/>
    <w:lvl w:ilvl="0" w:tplc="9ADEC586">
      <w:start w:val="1"/>
      <w:numFmt w:val="bullet"/>
      <w:lvlText w:val="-"/>
      <w:lvlJc w:val="left"/>
      <w:pPr>
        <w:tabs>
          <w:tab w:val="num" w:pos="1380"/>
        </w:tabs>
        <w:ind w:left="1380" w:hanging="360"/>
      </w:pPr>
      <w:rPr>
        <w:rFonts w:ascii="Angsana New" w:eastAsia="BrowalliaNew" w:hAnsi="Angsana New" w:cs="Angsana New" w:hint="default"/>
      </w:rPr>
    </w:lvl>
    <w:lvl w:ilvl="1" w:tplc="04090003" w:tentative="1">
      <w:start w:val="1"/>
      <w:numFmt w:val="bullet"/>
      <w:lvlText w:val="o"/>
      <w:lvlJc w:val="left"/>
      <w:pPr>
        <w:tabs>
          <w:tab w:val="num" w:pos="2100"/>
        </w:tabs>
        <w:ind w:left="2100" w:hanging="360"/>
      </w:pPr>
      <w:rPr>
        <w:rFonts w:ascii="Courier New" w:hAnsi="Courier New" w:hint="default"/>
      </w:rPr>
    </w:lvl>
    <w:lvl w:ilvl="2" w:tplc="04090005" w:tentative="1">
      <w:start w:val="1"/>
      <w:numFmt w:val="bullet"/>
      <w:lvlText w:val=""/>
      <w:lvlJc w:val="left"/>
      <w:pPr>
        <w:tabs>
          <w:tab w:val="num" w:pos="2820"/>
        </w:tabs>
        <w:ind w:left="2820" w:hanging="360"/>
      </w:pPr>
      <w:rPr>
        <w:rFonts w:ascii="Wingdings" w:hAnsi="Wingdings" w:hint="default"/>
      </w:rPr>
    </w:lvl>
    <w:lvl w:ilvl="3" w:tplc="04090001" w:tentative="1">
      <w:start w:val="1"/>
      <w:numFmt w:val="bullet"/>
      <w:lvlText w:val=""/>
      <w:lvlJc w:val="left"/>
      <w:pPr>
        <w:tabs>
          <w:tab w:val="num" w:pos="3540"/>
        </w:tabs>
        <w:ind w:left="3540" w:hanging="360"/>
      </w:pPr>
      <w:rPr>
        <w:rFonts w:ascii="Symbol" w:hAnsi="Symbol" w:hint="default"/>
      </w:rPr>
    </w:lvl>
    <w:lvl w:ilvl="4" w:tplc="04090003" w:tentative="1">
      <w:start w:val="1"/>
      <w:numFmt w:val="bullet"/>
      <w:lvlText w:val="o"/>
      <w:lvlJc w:val="left"/>
      <w:pPr>
        <w:tabs>
          <w:tab w:val="num" w:pos="4260"/>
        </w:tabs>
        <w:ind w:left="4260" w:hanging="360"/>
      </w:pPr>
      <w:rPr>
        <w:rFonts w:ascii="Courier New" w:hAnsi="Courier New" w:hint="default"/>
      </w:rPr>
    </w:lvl>
    <w:lvl w:ilvl="5" w:tplc="04090005" w:tentative="1">
      <w:start w:val="1"/>
      <w:numFmt w:val="bullet"/>
      <w:lvlText w:val=""/>
      <w:lvlJc w:val="left"/>
      <w:pPr>
        <w:tabs>
          <w:tab w:val="num" w:pos="4980"/>
        </w:tabs>
        <w:ind w:left="4980" w:hanging="360"/>
      </w:pPr>
      <w:rPr>
        <w:rFonts w:ascii="Wingdings" w:hAnsi="Wingdings" w:hint="default"/>
      </w:rPr>
    </w:lvl>
    <w:lvl w:ilvl="6" w:tplc="04090001" w:tentative="1">
      <w:start w:val="1"/>
      <w:numFmt w:val="bullet"/>
      <w:lvlText w:val=""/>
      <w:lvlJc w:val="left"/>
      <w:pPr>
        <w:tabs>
          <w:tab w:val="num" w:pos="5700"/>
        </w:tabs>
        <w:ind w:left="5700" w:hanging="360"/>
      </w:pPr>
      <w:rPr>
        <w:rFonts w:ascii="Symbol" w:hAnsi="Symbol" w:hint="default"/>
      </w:rPr>
    </w:lvl>
    <w:lvl w:ilvl="7" w:tplc="04090003" w:tentative="1">
      <w:start w:val="1"/>
      <w:numFmt w:val="bullet"/>
      <w:lvlText w:val="o"/>
      <w:lvlJc w:val="left"/>
      <w:pPr>
        <w:tabs>
          <w:tab w:val="num" w:pos="6420"/>
        </w:tabs>
        <w:ind w:left="6420" w:hanging="360"/>
      </w:pPr>
      <w:rPr>
        <w:rFonts w:ascii="Courier New" w:hAnsi="Courier New" w:hint="default"/>
      </w:rPr>
    </w:lvl>
    <w:lvl w:ilvl="8" w:tplc="04090005" w:tentative="1">
      <w:start w:val="1"/>
      <w:numFmt w:val="bullet"/>
      <w:lvlText w:val=""/>
      <w:lvlJc w:val="left"/>
      <w:pPr>
        <w:tabs>
          <w:tab w:val="num" w:pos="7140"/>
        </w:tabs>
        <w:ind w:left="7140" w:hanging="360"/>
      </w:pPr>
      <w:rPr>
        <w:rFonts w:ascii="Wingdings" w:hAnsi="Wingdings" w:hint="default"/>
      </w:rPr>
    </w:lvl>
  </w:abstractNum>
  <w:abstractNum w:abstractNumId="15" w15:restartNumberingAfterBreak="0">
    <w:nsid w:val="473F0161"/>
    <w:multiLevelType w:val="hybridMultilevel"/>
    <w:tmpl w:val="10B07C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D01148"/>
    <w:multiLevelType w:val="multilevel"/>
    <w:tmpl w:val="C4EAD6F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4B570157"/>
    <w:multiLevelType w:val="hybridMultilevel"/>
    <w:tmpl w:val="4438A01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4D5945"/>
    <w:multiLevelType w:val="hybridMultilevel"/>
    <w:tmpl w:val="DAC20826"/>
    <w:lvl w:ilvl="0" w:tplc="FA66D900">
      <w:start w:val="1"/>
      <w:numFmt w:val="bullet"/>
      <w:lvlText w:val=""/>
      <w:lvlPicBulletId w:val="0"/>
      <w:lvlJc w:val="left"/>
      <w:pPr>
        <w:tabs>
          <w:tab w:val="num" w:pos="540"/>
        </w:tabs>
        <w:ind w:left="540" w:hanging="360"/>
      </w:pPr>
      <w:rPr>
        <w:rFonts w:ascii="Symbol" w:hAnsi="Symbol" w:hint="default"/>
      </w:rPr>
    </w:lvl>
    <w:lvl w:ilvl="1" w:tplc="4DB818E2" w:tentative="1">
      <w:start w:val="1"/>
      <w:numFmt w:val="bullet"/>
      <w:lvlText w:val=""/>
      <w:lvlJc w:val="left"/>
      <w:pPr>
        <w:tabs>
          <w:tab w:val="num" w:pos="1260"/>
        </w:tabs>
        <w:ind w:left="1260" w:hanging="360"/>
      </w:pPr>
      <w:rPr>
        <w:rFonts w:ascii="Symbol" w:hAnsi="Symbol" w:hint="default"/>
      </w:rPr>
    </w:lvl>
    <w:lvl w:ilvl="2" w:tplc="F9DE72E8" w:tentative="1">
      <w:start w:val="1"/>
      <w:numFmt w:val="bullet"/>
      <w:lvlText w:val=""/>
      <w:lvlJc w:val="left"/>
      <w:pPr>
        <w:tabs>
          <w:tab w:val="num" w:pos="1980"/>
        </w:tabs>
        <w:ind w:left="1980" w:hanging="360"/>
      </w:pPr>
      <w:rPr>
        <w:rFonts w:ascii="Symbol" w:hAnsi="Symbol" w:hint="default"/>
      </w:rPr>
    </w:lvl>
    <w:lvl w:ilvl="3" w:tplc="A5309D44" w:tentative="1">
      <w:start w:val="1"/>
      <w:numFmt w:val="bullet"/>
      <w:lvlText w:val=""/>
      <w:lvlJc w:val="left"/>
      <w:pPr>
        <w:tabs>
          <w:tab w:val="num" w:pos="2700"/>
        </w:tabs>
        <w:ind w:left="2700" w:hanging="360"/>
      </w:pPr>
      <w:rPr>
        <w:rFonts w:ascii="Symbol" w:hAnsi="Symbol" w:hint="default"/>
      </w:rPr>
    </w:lvl>
    <w:lvl w:ilvl="4" w:tplc="CAC2ECA0" w:tentative="1">
      <w:start w:val="1"/>
      <w:numFmt w:val="bullet"/>
      <w:lvlText w:val=""/>
      <w:lvlJc w:val="left"/>
      <w:pPr>
        <w:tabs>
          <w:tab w:val="num" w:pos="3420"/>
        </w:tabs>
        <w:ind w:left="3420" w:hanging="360"/>
      </w:pPr>
      <w:rPr>
        <w:rFonts w:ascii="Symbol" w:hAnsi="Symbol" w:hint="default"/>
      </w:rPr>
    </w:lvl>
    <w:lvl w:ilvl="5" w:tplc="3FD08182" w:tentative="1">
      <w:start w:val="1"/>
      <w:numFmt w:val="bullet"/>
      <w:lvlText w:val=""/>
      <w:lvlJc w:val="left"/>
      <w:pPr>
        <w:tabs>
          <w:tab w:val="num" w:pos="4140"/>
        </w:tabs>
        <w:ind w:left="4140" w:hanging="360"/>
      </w:pPr>
      <w:rPr>
        <w:rFonts w:ascii="Symbol" w:hAnsi="Symbol" w:hint="default"/>
      </w:rPr>
    </w:lvl>
    <w:lvl w:ilvl="6" w:tplc="BA18A03E" w:tentative="1">
      <w:start w:val="1"/>
      <w:numFmt w:val="bullet"/>
      <w:lvlText w:val=""/>
      <w:lvlJc w:val="left"/>
      <w:pPr>
        <w:tabs>
          <w:tab w:val="num" w:pos="4860"/>
        </w:tabs>
        <w:ind w:left="4860" w:hanging="360"/>
      </w:pPr>
      <w:rPr>
        <w:rFonts w:ascii="Symbol" w:hAnsi="Symbol" w:hint="default"/>
      </w:rPr>
    </w:lvl>
    <w:lvl w:ilvl="7" w:tplc="F00C8E3A" w:tentative="1">
      <w:start w:val="1"/>
      <w:numFmt w:val="bullet"/>
      <w:lvlText w:val=""/>
      <w:lvlJc w:val="left"/>
      <w:pPr>
        <w:tabs>
          <w:tab w:val="num" w:pos="5580"/>
        </w:tabs>
        <w:ind w:left="5580" w:hanging="360"/>
      </w:pPr>
      <w:rPr>
        <w:rFonts w:ascii="Symbol" w:hAnsi="Symbol" w:hint="default"/>
      </w:rPr>
    </w:lvl>
    <w:lvl w:ilvl="8" w:tplc="B3429C3C" w:tentative="1">
      <w:start w:val="1"/>
      <w:numFmt w:val="bullet"/>
      <w:lvlText w:val=""/>
      <w:lvlJc w:val="left"/>
      <w:pPr>
        <w:tabs>
          <w:tab w:val="num" w:pos="6300"/>
        </w:tabs>
        <w:ind w:left="6300" w:hanging="360"/>
      </w:pPr>
      <w:rPr>
        <w:rFonts w:ascii="Symbol" w:hAnsi="Symbol" w:hint="default"/>
      </w:rPr>
    </w:lvl>
  </w:abstractNum>
  <w:abstractNum w:abstractNumId="19" w15:restartNumberingAfterBreak="0">
    <w:nsid w:val="50C3057A"/>
    <w:multiLevelType w:val="hybridMultilevel"/>
    <w:tmpl w:val="26C22362"/>
    <w:lvl w:ilvl="0" w:tplc="66FAEE0C">
      <w:numFmt w:val="bullet"/>
      <w:lvlText w:val="-"/>
      <w:lvlJc w:val="left"/>
      <w:pPr>
        <w:tabs>
          <w:tab w:val="num" w:pos="1440"/>
        </w:tabs>
        <w:ind w:left="1440" w:hanging="360"/>
      </w:pPr>
      <w:rPr>
        <w:rFonts w:ascii="Angsana New" w:eastAsia="Times New Roman" w:hAnsi="Angsana New" w:cs="EucrosiaUPC"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6373284"/>
    <w:multiLevelType w:val="multilevel"/>
    <w:tmpl w:val="46524530"/>
    <w:lvl w:ilvl="0">
      <w:start w:val="1"/>
      <w:numFmt w:val="decimal"/>
      <w:lvlText w:val="%1"/>
      <w:lvlJc w:val="left"/>
      <w:pPr>
        <w:ind w:left="660" w:hanging="660"/>
      </w:pPr>
      <w:rPr>
        <w:rFonts w:hint="default"/>
      </w:rPr>
    </w:lvl>
    <w:lvl w:ilvl="1">
      <w:start w:val="3427"/>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FE4990"/>
    <w:multiLevelType w:val="hybridMultilevel"/>
    <w:tmpl w:val="27624CE2"/>
    <w:lvl w:ilvl="0" w:tplc="B220EE30">
      <w:numFmt w:val="bullet"/>
      <w:lvlText w:val="•"/>
      <w:lvlJc w:val="left"/>
      <w:pPr>
        <w:ind w:left="720" w:hanging="360"/>
      </w:pPr>
      <w:rPr>
        <w:rFonts w:ascii="Calibri" w:eastAsiaTheme="minorEastAsia" w:hAnsi="Calibri"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224AE"/>
    <w:multiLevelType w:val="hybridMultilevel"/>
    <w:tmpl w:val="6C3A4654"/>
    <w:lvl w:ilvl="0" w:tplc="0FC41AB8">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6EED4E2C"/>
    <w:multiLevelType w:val="hybridMultilevel"/>
    <w:tmpl w:val="45AAEDB8"/>
    <w:lvl w:ilvl="0" w:tplc="33663944">
      <w:numFmt w:val="bullet"/>
      <w:lvlText w:val="-"/>
      <w:lvlJc w:val="left"/>
      <w:pPr>
        <w:ind w:left="1488" w:hanging="360"/>
      </w:pPr>
      <w:rPr>
        <w:rFonts w:ascii="Times New Roman" w:eastAsiaTheme="minorEastAsia" w:hAnsi="Times New Roman" w:cs="Times New Roman"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7"/>
  </w:num>
  <w:num w:numId="4">
    <w:abstractNumId w:val="15"/>
  </w:num>
  <w:num w:numId="5">
    <w:abstractNumId w:val="18"/>
  </w:num>
  <w:num w:numId="6">
    <w:abstractNumId w:val="12"/>
  </w:num>
  <w:num w:numId="7">
    <w:abstractNumId w:val="4"/>
  </w:num>
  <w:num w:numId="8">
    <w:abstractNumId w:val="13"/>
  </w:num>
  <w:num w:numId="9">
    <w:abstractNumId w:val="0"/>
  </w:num>
  <w:num w:numId="10">
    <w:abstractNumId w:val="16"/>
  </w:num>
  <w:num w:numId="11">
    <w:abstractNumId w:val="19"/>
  </w:num>
  <w:num w:numId="12">
    <w:abstractNumId w:val="14"/>
  </w:num>
  <w:num w:numId="13">
    <w:abstractNumId w:val="9"/>
  </w:num>
  <w:num w:numId="14">
    <w:abstractNumId w:val="6"/>
  </w:num>
  <w:num w:numId="15">
    <w:abstractNumId w:val="20"/>
  </w:num>
  <w:num w:numId="16">
    <w:abstractNumId w:val="5"/>
  </w:num>
  <w:num w:numId="17">
    <w:abstractNumId w:val="23"/>
  </w:num>
  <w:num w:numId="18">
    <w:abstractNumId w:val="3"/>
  </w:num>
  <w:num w:numId="19">
    <w:abstractNumId w:val="21"/>
  </w:num>
  <w:num w:numId="20">
    <w:abstractNumId w:val="7"/>
  </w:num>
  <w:num w:numId="21">
    <w:abstractNumId w:val="2"/>
  </w:num>
  <w:num w:numId="22">
    <w:abstractNumId w:val="8"/>
  </w:num>
  <w:num w:numId="23">
    <w:abstractNumId w:val="11"/>
  </w:num>
  <w:num w:numId="24">
    <w:abstractNumId w:val="10"/>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ndifer, Jeremy">
    <w15:presenceInfo w15:providerId="None" w15:userId="Sandifer, Jerem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Y3MDEyNDM0sTQwNzRV0lEKTi0uzszPAykwrAUAU3PGgCwAAAA="/>
  </w:docVars>
  <w:rsids>
    <w:rsidRoot w:val="008E3298"/>
    <w:rsid w:val="00011C1B"/>
    <w:rsid w:val="00023C5A"/>
    <w:rsid w:val="00024839"/>
    <w:rsid w:val="00025144"/>
    <w:rsid w:val="00025D85"/>
    <w:rsid w:val="00030E18"/>
    <w:rsid w:val="00032C7C"/>
    <w:rsid w:val="00033FA5"/>
    <w:rsid w:val="00035B63"/>
    <w:rsid w:val="0004257D"/>
    <w:rsid w:val="0004291F"/>
    <w:rsid w:val="000471FA"/>
    <w:rsid w:val="00062C01"/>
    <w:rsid w:val="00071906"/>
    <w:rsid w:val="00074467"/>
    <w:rsid w:val="00077231"/>
    <w:rsid w:val="000800B5"/>
    <w:rsid w:val="000808D1"/>
    <w:rsid w:val="00090CEA"/>
    <w:rsid w:val="00092FEA"/>
    <w:rsid w:val="0009413C"/>
    <w:rsid w:val="00096A4A"/>
    <w:rsid w:val="00097728"/>
    <w:rsid w:val="000A136F"/>
    <w:rsid w:val="000A3DC6"/>
    <w:rsid w:val="000A6E78"/>
    <w:rsid w:val="000B0B53"/>
    <w:rsid w:val="000B18E1"/>
    <w:rsid w:val="000B21A7"/>
    <w:rsid w:val="000B2596"/>
    <w:rsid w:val="000B51D9"/>
    <w:rsid w:val="000C21B5"/>
    <w:rsid w:val="000C5356"/>
    <w:rsid w:val="000C700B"/>
    <w:rsid w:val="000D67EF"/>
    <w:rsid w:val="000D73CE"/>
    <w:rsid w:val="000E352B"/>
    <w:rsid w:val="000E7739"/>
    <w:rsid w:val="000F1DC4"/>
    <w:rsid w:val="00103DC2"/>
    <w:rsid w:val="00111999"/>
    <w:rsid w:val="001129E4"/>
    <w:rsid w:val="00114B94"/>
    <w:rsid w:val="00120838"/>
    <w:rsid w:val="00126249"/>
    <w:rsid w:val="0013084E"/>
    <w:rsid w:val="00135D29"/>
    <w:rsid w:val="001360A6"/>
    <w:rsid w:val="001374C2"/>
    <w:rsid w:val="00140799"/>
    <w:rsid w:val="00141ECD"/>
    <w:rsid w:val="0014468F"/>
    <w:rsid w:val="001453C9"/>
    <w:rsid w:val="0015108A"/>
    <w:rsid w:val="00153360"/>
    <w:rsid w:val="0016035D"/>
    <w:rsid w:val="00170575"/>
    <w:rsid w:val="00171C82"/>
    <w:rsid w:val="001727DF"/>
    <w:rsid w:val="0017654D"/>
    <w:rsid w:val="00181A73"/>
    <w:rsid w:val="001823C9"/>
    <w:rsid w:val="00186A68"/>
    <w:rsid w:val="00190147"/>
    <w:rsid w:val="00191F34"/>
    <w:rsid w:val="0019201E"/>
    <w:rsid w:val="0019449E"/>
    <w:rsid w:val="001A1F32"/>
    <w:rsid w:val="001A38D2"/>
    <w:rsid w:val="001A73FC"/>
    <w:rsid w:val="001A7BEA"/>
    <w:rsid w:val="001B54C3"/>
    <w:rsid w:val="001B67B0"/>
    <w:rsid w:val="001C398C"/>
    <w:rsid w:val="001C3BF1"/>
    <w:rsid w:val="001C694D"/>
    <w:rsid w:val="001C7787"/>
    <w:rsid w:val="001E3C2B"/>
    <w:rsid w:val="001E59F9"/>
    <w:rsid w:val="00200639"/>
    <w:rsid w:val="00201596"/>
    <w:rsid w:val="00201C83"/>
    <w:rsid w:val="00207B5F"/>
    <w:rsid w:val="00216A2B"/>
    <w:rsid w:val="00220875"/>
    <w:rsid w:val="00222D8B"/>
    <w:rsid w:val="00223BE5"/>
    <w:rsid w:val="002244C9"/>
    <w:rsid w:val="00236B46"/>
    <w:rsid w:val="00242643"/>
    <w:rsid w:val="00252DFD"/>
    <w:rsid w:val="00260DFC"/>
    <w:rsid w:val="00261AC0"/>
    <w:rsid w:val="002622FB"/>
    <w:rsid w:val="002629CC"/>
    <w:rsid w:val="00267BFC"/>
    <w:rsid w:val="002739B2"/>
    <w:rsid w:val="00273F89"/>
    <w:rsid w:val="00276ACA"/>
    <w:rsid w:val="00282AC3"/>
    <w:rsid w:val="002901D8"/>
    <w:rsid w:val="0029330D"/>
    <w:rsid w:val="00293827"/>
    <w:rsid w:val="0029394C"/>
    <w:rsid w:val="00297ADB"/>
    <w:rsid w:val="002A14A2"/>
    <w:rsid w:val="002A4660"/>
    <w:rsid w:val="002A4C57"/>
    <w:rsid w:val="002A76B7"/>
    <w:rsid w:val="002A7A6B"/>
    <w:rsid w:val="002B0D16"/>
    <w:rsid w:val="002B22AF"/>
    <w:rsid w:val="002B596B"/>
    <w:rsid w:val="002C5142"/>
    <w:rsid w:val="002C7213"/>
    <w:rsid w:val="002D541A"/>
    <w:rsid w:val="002E4EB0"/>
    <w:rsid w:val="002E6D51"/>
    <w:rsid w:val="002F2F2A"/>
    <w:rsid w:val="0030285A"/>
    <w:rsid w:val="00306735"/>
    <w:rsid w:val="00306E17"/>
    <w:rsid w:val="00310CCF"/>
    <w:rsid w:val="0031231A"/>
    <w:rsid w:val="00325E92"/>
    <w:rsid w:val="0033024E"/>
    <w:rsid w:val="0033343B"/>
    <w:rsid w:val="00335638"/>
    <w:rsid w:val="00337655"/>
    <w:rsid w:val="00344245"/>
    <w:rsid w:val="003471A7"/>
    <w:rsid w:val="00347CB7"/>
    <w:rsid w:val="00353DB6"/>
    <w:rsid w:val="00355E48"/>
    <w:rsid w:val="00362A14"/>
    <w:rsid w:val="00363CE3"/>
    <w:rsid w:val="00364AB4"/>
    <w:rsid w:val="00377782"/>
    <w:rsid w:val="00377C74"/>
    <w:rsid w:val="00380CAC"/>
    <w:rsid w:val="0038313F"/>
    <w:rsid w:val="0038578D"/>
    <w:rsid w:val="00395FA1"/>
    <w:rsid w:val="003A5AFC"/>
    <w:rsid w:val="003C01AC"/>
    <w:rsid w:val="003F6742"/>
    <w:rsid w:val="00414A3D"/>
    <w:rsid w:val="0042233A"/>
    <w:rsid w:val="00423F95"/>
    <w:rsid w:val="00424CCE"/>
    <w:rsid w:val="00426E06"/>
    <w:rsid w:val="00427DA3"/>
    <w:rsid w:val="004418CF"/>
    <w:rsid w:val="00446E49"/>
    <w:rsid w:val="00450D74"/>
    <w:rsid w:val="0045121A"/>
    <w:rsid w:val="00453B2F"/>
    <w:rsid w:val="00454FC0"/>
    <w:rsid w:val="00457BAD"/>
    <w:rsid w:val="0046731B"/>
    <w:rsid w:val="00467DDE"/>
    <w:rsid w:val="00470B9E"/>
    <w:rsid w:val="004717A1"/>
    <w:rsid w:val="00476B52"/>
    <w:rsid w:val="004802B1"/>
    <w:rsid w:val="004906DB"/>
    <w:rsid w:val="00490BD7"/>
    <w:rsid w:val="004966F6"/>
    <w:rsid w:val="004A284F"/>
    <w:rsid w:val="004A53E6"/>
    <w:rsid w:val="004A6211"/>
    <w:rsid w:val="004B4B0F"/>
    <w:rsid w:val="004C0F28"/>
    <w:rsid w:val="004C0FF0"/>
    <w:rsid w:val="004C1F2A"/>
    <w:rsid w:val="004C54C1"/>
    <w:rsid w:val="004D1609"/>
    <w:rsid w:val="004D613B"/>
    <w:rsid w:val="004E2AF6"/>
    <w:rsid w:val="004E5104"/>
    <w:rsid w:val="004F0565"/>
    <w:rsid w:val="004F3A8E"/>
    <w:rsid w:val="004F5E7A"/>
    <w:rsid w:val="005002AE"/>
    <w:rsid w:val="0050109C"/>
    <w:rsid w:val="00501E93"/>
    <w:rsid w:val="005117AC"/>
    <w:rsid w:val="00516CB1"/>
    <w:rsid w:val="00520A34"/>
    <w:rsid w:val="00524C46"/>
    <w:rsid w:val="00530D2A"/>
    <w:rsid w:val="005348C1"/>
    <w:rsid w:val="005361A9"/>
    <w:rsid w:val="005428C1"/>
    <w:rsid w:val="00551D1E"/>
    <w:rsid w:val="0055517B"/>
    <w:rsid w:val="005574EC"/>
    <w:rsid w:val="00557B55"/>
    <w:rsid w:val="00561366"/>
    <w:rsid w:val="005625DB"/>
    <w:rsid w:val="005722F2"/>
    <w:rsid w:val="00575167"/>
    <w:rsid w:val="00583DB5"/>
    <w:rsid w:val="005847AE"/>
    <w:rsid w:val="00585B81"/>
    <w:rsid w:val="00585E52"/>
    <w:rsid w:val="00593CF4"/>
    <w:rsid w:val="00596465"/>
    <w:rsid w:val="005A244B"/>
    <w:rsid w:val="005B2AA1"/>
    <w:rsid w:val="005B38F0"/>
    <w:rsid w:val="005B3A79"/>
    <w:rsid w:val="005C6CFA"/>
    <w:rsid w:val="005D311D"/>
    <w:rsid w:val="005E10A4"/>
    <w:rsid w:val="005F0883"/>
    <w:rsid w:val="005F57BD"/>
    <w:rsid w:val="005F57C3"/>
    <w:rsid w:val="00604506"/>
    <w:rsid w:val="00607954"/>
    <w:rsid w:val="00612EFF"/>
    <w:rsid w:val="00624154"/>
    <w:rsid w:val="00624D46"/>
    <w:rsid w:val="00635FB8"/>
    <w:rsid w:val="00672BA7"/>
    <w:rsid w:val="006731E9"/>
    <w:rsid w:val="006831CB"/>
    <w:rsid w:val="00685264"/>
    <w:rsid w:val="00686EAF"/>
    <w:rsid w:val="00690D46"/>
    <w:rsid w:val="006925A4"/>
    <w:rsid w:val="00693104"/>
    <w:rsid w:val="00695E10"/>
    <w:rsid w:val="006965CA"/>
    <w:rsid w:val="006A4D68"/>
    <w:rsid w:val="006A4DEE"/>
    <w:rsid w:val="006A6768"/>
    <w:rsid w:val="006A7224"/>
    <w:rsid w:val="006B75A0"/>
    <w:rsid w:val="006C1FE8"/>
    <w:rsid w:val="006C53F5"/>
    <w:rsid w:val="006C6600"/>
    <w:rsid w:val="006C72B7"/>
    <w:rsid w:val="006D035F"/>
    <w:rsid w:val="006D1173"/>
    <w:rsid w:val="006D53EC"/>
    <w:rsid w:val="006D79EF"/>
    <w:rsid w:val="006F15B3"/>
    <w:rsid w:val="006F1A4E"/>
    <w:rsid w:val="006F606A"/>
    <w:rsid w:val="007063A0"/>
    <w:rsid w:val="00707864"/>
    <w:rsid w:val="007117C4"/>
    <w:rsid w:val="00712D45"/>
    <w:rsid w:val="007250C5"/>
    <w:rsid w:val="00726D6A"/>
    <w:rsid w:val="0073237E"/>
    <w:rsid w:val="00733535"/>
    <w:rsid w:val="00741414"/>
    <w:rsid w:val="00743B4F"/>
    <w:rsid w:val="007479C2"/>
    <w:rsid w:val="00762EED"/>
    <w:rsid w:val="00764A36"/>
    <w:rsid w:val="00770BA5"/>
    <w:rsid w:val="00770D89"/>
    <w:rsid w:val="00776FC2"/>
    <w:rsid w:val="0077788E"/>
    <w:rsid w:val="0078041C"/>
    <w:rsid w:val="00781B82"/>
    <w:rsid w:val="00794F3D"/>
    <w:rsid w:val="00797864"/>
    <w:rsid w:val="007A264E"/>
    <w:rsid w:val="007A4DB3"/>
    <w:rsid w:val="007A52BA"/>
    <w:rsid w:val="007B485E"/>
    <w:rsid w:val="007C0B0E"/>
    <w:rsid w:val="007C0EC8"/>
    <w:rsid w:val="007C1507"/>
    <w:rsid w:val="007C42AC"/>
    <w:rsid w:val="007D40C4"/>
    <w:rsid w:val="007D4330"/>
    <w:rsid w:val="007D65BD"/>
    <w:rsid w:val="007F0B57"/>
    <w:rsid w:val="007F26DB"/>
    <w:rsid w:val="008033B9"/>
    <w:rsid w:val="0080442C"/>
    <w:rsid w:val="00810B78"/>
    <w:rsid w:val="00815AFE"/>
    <w:rsid w:val="00822426"/>
    <w:rsid w:val="00822EBD"/>
    <w:rsid w:val="00825909"/>
    <w:rsid w:val="00830416"/>
    <w:rsid w:val="00831487"/>
    <w:rsid w:val="00831CE2"/>
    <w:rsid w:val="00845290"/>
    <w:rsid w:val="00847450"/>
    <w:rsid w:val="008615CE"/>
    <w:rsid w:val="00861810"/>
    <w:rsid w:val="00862549"/>
    <w:rsid w:val="00864975"/>
    <w:rsid w:val="008668A8"/>
    <w:rsid w:val="008704E3"/>
    <w:rsid w:val="008705F5"/>
    <w:rsid w:val="00871E5D"/>
    <w:rsid w:val="00877669"/>
    <w:rsid w:val="0088135A"/>
    <w:rsid w:val="008820D0"/>
    <w:rsid w:val="00882F70"/>
    <w:rsid w:val="008901B7"/>
    <w:rsid w:val="00891404"/>
    <w:rsid w:val="008945BB"/>
    <w:rsid w:val="008A0CBC"/>
    <w:rsid w:val="008B2D72"/>
    <w:rsid w:val="008C4EDA"/>
    <w:rsid w:val="008D7900"/>
    <w:rsid w:val="008D7955"/>
    <w:rsid w:val="008E0416"/>
    <w:rsid w:val="008E1EB1"/>
    <w:rsid w:val="008E3298"/>
    <w:rsid w:val="008E5229"/>
    <w:rsid w:val="008E5BCC"/>
    <w:rsid w:val="008E5C26"/>
    <w:rsid w:val="008E6F5B"/>
    <w:rsid w:val="008E750A"/>
    <w:rsid w:val="008F10D0"/>
    <w:rsid w:val="008F6748"/>
    <w:rsid w:val="009001EE"/>
    <w:rsid w:val="009101D1"/>
    <w:rsid w:val="00914C84"/>
    <w:rsid w:val="00917748"/>
    <w:rsid w:val="00923A93"/>
    <w:rsid w:val="00934357"/>
    <w:rsid w:val="0093629B"/>
    <w:rsid w:val="009365B6"/>
    <w:rsid w:val="00944D57"/>
    <w:rsid w:val="00946B6A"/>
    <w:rsid w:val="009529B0"/>
    <w:rsid w:val="009549EA"/>
    <w:rsid w:val="009714F0"/>
    <w:rsid w:val="009827CE"/>
    <w:rsid w:val="00987E2B"/>
    <w:rsid w:val="0099159E"/>
    <w:rsid w:val="00991D31"/>
    <w:rsid w:val="00993EFF"/>
    <w:rsid w:val="0099426D"/>
    <w:rsid w:val="009A0AD0"/>
    <w:rsid w:val="009B3604"/>
    <w:rsid w:val="009B559D"/>
    <w:rsid w:val="009B6E45"/>
    <w:rsid w:val="009C1B50"/>
    <w:rsid w:val="009C2104"/>
    <w:rsid w:val="009C230B"/>
    <w:rsid w:val="009C31D2"/>
    <w:rsid w:val="009D1504"/>
    <w:rsid w:val="00A03155"/>
    <w:rsid w:val="00A11F3C"/>
    <w:rsid w:val="00A23180"/>
    <w:rsid w:val="00A25B29"/>
    <w:rsid w:val="00A31702"/>
    <w:rsid w:val="00A33F31"/>
    <w:rsid w:val="00A350B0"/>
    <w:rsid w:val="00A55799"/>
    <w:rsid w:val="00A575BB"/>
    <w:rsid w:val="00A57E9A"/>
    <w:rsid w:val="00A6703E"/>
    <w:rsid w:val="00A676BC"/>
    <w:rsid w:val="00A677CB"/>
    <w:rsid w:val="00A76293"/>
    <w:rsid w:val="00A80056"/>
    <w:rsid w:val="00A81264"/>
    <w:rsid w:val="00A86550"/>
    <w:rsid w:val="00A90F3D"/>
    <w:rsid w:val="00A944C5"/>
    <w:rsid w:val="00A94BFC"/>
    <w:rsid w:val="00AA184B"/>
    <w:rsid w:val="00AA32B3"/>
    <w:rsid w:val="00AC60B4"/>
    <w:rsid w:val="00AD1BE9"/>
    <w:rsid w:val="00AD3E43"/>
    <w:rsid w:val="00AD5942"/>
    <w:rsid w:val="00AD6FC7"/>
    <w:rsid w:val="00AD7284"/>
    <w:rsid w:val="00AE0597"/>
    <w:rsid w:val="00AE4CB4"/>
    <w:rsid w:val="00B06924"/>
    <w:rsid w:val="00B121B0"/>
    <w:rsid w:val="00B1225E"/>
    <w:rsid w:val="00B129A5"/>
    <w:rsid w:val="00B13AC4"/>
    <w:rsid w:val="00B15A64"/>
    <w:rsid w:val="00B16445"/>
    <w:rsid w:val="00B21F84"/>
    <w:rsid w:val="00B24775"/>
    <w:rsid w:val="00B329F1"/>
    <w:rsid w:val="00B469B9"/>
    <w:rsid w:val="00B5697D"/>
    <w:rsid w:val="00B65A3A"/>
    <w:rsid w:val="00B66A02"/>
    <w:rsid w:val="00B709C0"/>
    <w:rsid w:val="00B7151D"/>
    <w:rsid w:val="00B73AB1"/>
    <w:rsid w:val="00B757C6"/>
    <w:rsid w:val="00B84391"/>
    <w:rsid w:val="00B94EF8"/>
    <w:rsid w:val="00B96A08"/>
    <w:rsid w:val="00BA6A44"/>
    <w:rsid w:val="00BB551C"/>
    <w:rsid w:val="00BB5C08"/>
    <w:rsid w:val="00BC4981"/>
    <w:rsid w:val="00BC4B9E"/>
    <w:rsid w:val="00BD04CF"/>
    <w:rsid w:val="00BD089B"/>
    <w:rsid w:val="00BD2C00"/>
    <w:rsid w:val="00BD5CCB"/>
    <w:rsid w:val="00BD669C"/>
    <w:rsid w:val="00BE58DF"/>
    <w:rsid w:val="00C0137A"/>
    <w:rsid w:val="00C0203E"/>
    <w:rsid w:val="00C277D9"/>
    <w:rsid w:val="00C35663"/>
    <w:rsid w:val="00C35F3A"/>
    <w:rsid w:val="00C40792"/>
    <w:rsid w:val="00C42447"/>
    <w:rsid w:val="00C4329E"/>
    <w:rsid w:val="00C477ED"/>
    <w:rsid w:val="00C503C1"/>
    <w:rsid w:val="00C537B9"/>
    <w:rsid w:val="00C53CF7"/>
    <w:rsid w:val="00C55D3F"/>
    <w:rsid w:val="00C570EB"/>
    <w:rsid w:val="00C66F52"/>
    <w:rsid w:val="00C73776"/>
    <w:rsid w:val="00C8103A"/>
    <w:rsid w:val="00C9707C"/>
    <w:rsid w:val="00CA2C1A"/>
    <w:rsid w:val="00CA2FBA"/>
    <w:rsid w:val="00CA431F"/>
    <w:rsid w:val="00CA7411"/>
    <w:rsid w:val="00CB07A9"/>
    <w:rsid w:val="00CC1F6B"/>
    <w:rsid w:val="00CC5EBF"/>
    <w:rsid w:val="00CC6FCA"/>
    <w:rsid w:val="00CD533D"/>
    <w:rsid w:val="00CE3E2B"/>
    <w:rsid w:val="00CE4BBE"/>
    <w:rsid w:val="00CF0649"/>
    <w:rsid w:val="00CF10CD"/>
    <w:rsid w:val="00CF34FE"/>
    <w:rsid w:val="00CF3BC2"/>
    <w:rsid w:val="00D03F84"/>
    <w:rsid w:val="00D04692"/>
    <w:rsid w:val="00D12A3E"/>
    <w:rsid w:val="00D15D40"/>
    <w:rsid w:val="00D318BC"/>
    <w:rsid w:val="00D32FFA"/>
    <w:rsid w:val="00D43C84"/>
    <w:rsid w:val="00D57AD1"/>
    <w:rsid w:val="00D62F35"/>
    <w:rsid w:val="00D6685A"/>
    <w:rsid w:val="00D7209E"/>
    <w:rsid w:val="00D7676E"/>
    <w:rsid w:val="00D83878"/>
    <w:rsid w:val="00D87002"/>
    <w:rsid w:val="00DA28A8"/>
    <w:rsid w:val="00DA4141"/>
    <w:rsid w:val="00DB5212"/>
    <w:rsid w:val="00DC054E"/>
    <w:rsid w:val="00DD2377"/>
    <w:rsid w:val="00DD6B92"/>
    <w:rsid w:val="00DE067A"/>
    <w:rsid w:val="00DE5987"/>
    <w:rsid w:val="00DE6ED3"/>
    <w:rsid w:val="00DF0FE6"/>
    <w:rsid w:val="00E022CC"/>
    <w:rsid w:val="00E02529"/>
    <w:rsid w:val="00E13926"/>
    <w:rsid w:val="00E13E66"/>
    <w:rsid w:val="00E161B9"/>
    <w:rsid w:val="00E21B7A"/>
    <w:rsid w:val="00E25A0C"/>
    <w:rsid w:val="00E26BCD"/>
    <w:rsid w:val="00E35DE6"/>
    <w:rsid w:val="00E40A0B"/>
    <w:rsid w:val="00E423BB"/>
    <w:rsid w:val="00E45440"/>
    <w:rsid w:val="00E50ACC"/>
    <w:rsid w:val="00E53AA3"/>
    <w:rsid w:val="00E60924"/>
    <w:rsid w:val="00E64A71"/>
    <w:rsid w:val="00E666B4"/>
    <w:rsid w:val="00E7233E"/>
    <w:rsid w:val="00E72F2A"/>
    <w:rsid w:val="00E77C5C"/>
    <w:rsid w:val="00E80163"/>
    <w:rsid w:val="00E801D4"/>
    <w:rsid w:val="00E81444"/>
    <w:rsid w:val="00E8454B"/>
    <w:rsid w:val="00E90FDB"/>
    <w:rsid w:val="00E920C7"/>
    <w:rsid w:val="00E9333E"/>
    <w:rsid w:val="00EA2722"/>
    <w:rsid w:val="00EA4FB6"/>
    <w:rsid w:val="00EA5157"/>
    <w:rsid w:val="00EA695E"/>
    <w:rsid w:val="00EB2B19"/>
    <w:rsid w:val="00EB7D49"/>
    <w:rsid w:val="00EB7E13"/>
    <w:rsid w:val="00EE307C"/>
    <w:rsid w:val="00EE73DB"/>
    <w:rsid w:val="00EF0237"/>
    <w:rsid w:val="00EF49D3"/>
    <w:rsid w:val="00EF5F01"/>
    <w:rsid w:val="00EF75D8"/>
    <w:rsid w:val="00F00CAC"/>
    <w:rsid w:val="00F055FE"/>
    <w:rsid w:val="00F0639D"/>
    <w:rsid w:val="00F06A6E"/>
    <w:rsid w:val="00F071C0"/>
    <w:rsid w:val="00F10D62"/>
    <w:rsid w:val="00F14D09"/>
    <w:rsid w:val="00F172E5"/>
    <w:rsid w:val="00F22EC8"/>
    <w:rsid w:val="00F23D12"/>
    <w:rsid w:val="00F31DFF"/>
    <w:rsid w:val="00F32822"/>
    <w:rsid w:val="00F328EC"/>
    <w:rsid w:val="00F37176"/>
    <w:rsid w:val="00F41460"/>
    <w:rsid w:val="00F47262"/>
    <w:rsid w:val="00F475A9"/>
    <w:rsid w:val="00F5244B"/>
    <w:rsid w:val="00F54176"/>
    <w:rsid w:val="00F55FE1"/>
    <w:rsid w:val="00F602E3"/>
    <w:rsid w:val="00F61073"/>
    <w:rsid w:val="00F80D5D"/>
    <w:rsid w:val="00F8339B"/>
    <w:rsid w:val="00F84D86"/>
    <w:rsid w:val="00F85D76"/>
    <w:rsid w:val="00F860AC"/>
    <w:rsid w:val="00F863F6"/>
    <w:rsid w:val="00F912AF"/>
    <w:rsid w:val="00F92C04"/>
    <w:rsid w:val="00F95B3A"/>
    <w:rsid w:val="00F96DD8"/>
    <w:rsid w:val="00F96EF3"/>
    <w:rsid w:val="00FA0932"/>
    <w:rsid w:val="00FB226C"/>
    <w:rsid w:val="00FB4126"/>
    <w:rsid w:val="00FB6A6B"/>
    <w:rsid w:val="00FC0427"/>
    <w:rsid w:val="00FC0943"/>
    <w:rsid w:val="00FC5FC8"/>
    <w:rsid w:val="00FD215C"/>
    <w:rsid w:val="00FD47B3"/>
    <w:rsid w:val="00FE4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F6004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B0F"/>
    <w:rPr>
      <w:sz w:val="24"/>
      <w:szCs w:val="24"/>
    </w:rPr>
  </w:style>
  <w:style w:type="paragraph" w:styleId="Heading1">
    <w:name w:val="heading 1"/>
    <w:basedOn w:val="Normal"/>
    <w:next w:val="Normal"/>
    <w:link w:val="Heading1Char"/>
    <w:qFormat/>
    <w:rsid w:val="004B4B0F"/>
    <w:pPr>
      <w:keepNext/>
      <w:spacing w:line="360" w:lineRule="auto"/>
      <w:jc w:val="both"/>
      <w:outlineLvl w:val="0"/>
    </w:pPr>
    <w:rPr>
      <w:b/>
      <w:bCs/>
    </w:rPr>
  </w:style>
  <w:style w:type="paragraph" w:styleId="Heading2">
    <w:name w:val="heading 2"/>
    <w:basedOn w:val="Normal"/>
    <w:next w:val="Normal"/>
    <w:link w:val="Heading2Char"/>
    <w:qFormat/>
    <w:rsid w:val="004B4B0F"/>
    <w:pPr>
      <w:keepNext/>
      <w:spacing w:line="360" w:lineRule="auto"/>
      <w:jc w:val="center"/>
      <w:outlineLvl w:val="1"/>
    </w:pPr>
    <w:rPr>
      <w:b/>
      <w:bCs/>
    </w:rPr>
  </w:style>
  <w:style w:type="paragraph" w:styleId="Heading3">
    <w:name w:val="heading 3"/>
    <w:basedOn w:val="Normal"/>
    <w:next w:val="Normal"/>
    <w:link w:val="Heading3Char"/>
    <w:unhideWhenUsed/>
    <w:qFormat/>
    <w:rsid w:val="001C7787"/>
    <w:pPr>
      <w:keepNext/>
      <w:spacing w:before="240" w:after="60"/>
      <w:outlineLvl w:val="2"/>
    </w:pPr>
    <w:rPr>
      <w:rFonts w:ascii="Cambria" w:hAnsi="Cambria"/>
      <w:b/>
      <w:bCs/>
      <w:sz w:val="26"/>
      <w:szCs w:val="26"/>
    </w:rPr>
  </w:style>
  <w:style w:type="paragraph" w:styleId="Heading4">
    <w:name w:val="heading 4"/>
    <w:basedOn w:val="Normal"/>
    <w:next w:val="Normal"/>
    <w:link w:val="Heading4Char"/>
    <w:rsid w:val="00D03F84"/>
    <w:pPr>
      <w:keepNext/>
      <w:spacing w:line="360" w:lineRule="auto"/>
      <w:jc w:val="both"/>
      <w:outlineLvl w:val="3"/>
    </w:pPr>
    <w:rPr>
      <w:b/>
      <w:bCs/>
      <w:sz w:val="20"/>
      <w:szCs w:val="28"/>
      <w:lang w:val="en-GB" w:eastAsia="de-DE"/>
    </w:rPr>
  </w:style>
  <w:style w:type="paragraph" w:styleId="Heading5">
    <w:name w:val="heading 5"/>
    <w:basedOn w:val="Normal"/>
    <w:next w:val="Normal"/>
    <w:link w:val="Heading5Char"/>
    <w:uiPriority w:val="9"/>
    <w:semiHidden/>
    <w:unhideWhenUsed/>
    <w:qFormat/>
    <w:rsid w:val="001C7787"/>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1C7787"/>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1C7787"/>
    <w:pPr>
      <w:spacing w:before="240" w:after="60"/>
      <w:outlineLvl w:val="6"/>
    </w:pPr>
    <w:rPr>
      <w:rFonts w:ascii="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B4B0F"/>
    <w:pPr>
      <w:spacing w:line="360" w:lineRule="auto"/>
      <w:jc w:val="both"/>
    </w:pPr>
  </w:style>
  <w:style w:type="paragraph" w:styleId="BodyTextIndent">
    <w:name w:val="Body Text Indent"/>
    <w:basedOn w:val="Normal"/>
    <w:rsid w:val="004B4B0F"/>
    <w:pPr>
      <w:spacing w:line="360" w:lineRule="auto"/>
      <w:ind w:left="720" w:hanging="720"/>
      <w:jc w:val="both"/>
    </w:pPr>
  </w:style>
  <w:style w:type="paragraph" w:styleId="BodyTextIndent2">
    <w:name w:val="Body Text Indent 2"/>
    <w:basedOn w:val="Normal"/>
    <w:rsid w:val="004B4B0F"/>
    <w:pPr>
      <w:spacing w:line="360" w:lineRule="auto"/>
      <w:ind w:left="720" w:hanging="900"/>
      <w:jc w:val="both"/>
    </w:pPr>
  </w:style>
  <w:style w:type="paragraph" w:styleId="Title">
    <w:name w:val="Title"/>
    <w:basedOn w:val="Normal"/>
    <w:link w:val="TitleChar"/>
    <w:uiPriority w:val="10"/>
    <w:qFormat/>
    <w:rsid w:val="004B4B0F"/>
    <w:pPr>
      <w:spacing w:line="360" w:lineRule="auto"/>
      <w:jc w:val="center"/>
    </w:pPr>
    <w:rPr>
      <w:b/>
      <w:bCs/>
    </w:rPr>
  </w:style>
  <w:style w:type="paragraph" w:styleId="BodyTextIndent3">
    <w:name w:val="Body Text Indent 3"/>
    <w:basedOn w:val="Normal"/>
    <w:rsid w:val="004B4B0F"/>
    <w:pPr>
      <w:spacing w:line="360" w:lineRule="auto"/>
      <w:ind w:left="1080" w:hanging="1080"/>
      <w:jc w:val="both"/>
    </w:pPr>
  </w:style>
  <w:style w:type="character" w:styleId="Hyperlink">
    <w:name w:val="Hyperlink"/>
    <w:basedOn w:val="DefaultParagraphFont"/>
    <w:uiPriority w:val="99"/>
    <w:rsid w:val="00604506"/>
    <w:rPr>
      <w:color w:val="0000FF"/>
      <w:u w:val="single"/>
    </w:rPr>
  </w:style>
  <w:style w:type="paragraph" w:styleId="Header">
    <w:name w:val="header"/>
    <w:basedOn w:val="Normal"/>
    <w:link w:val="HeaderChar"/>
    <w:unhideWhenUsed/>
    <w:rsid w:val="0077788E"/>
    <w:pPr>
      <w:tabs>
        <w:tab w:val="center" w:pos="4680"/>
        <w:tab w:val="right" w:pos="9360"/>
      </w:tabs>
    </w:pPr>
  </w:style>
  <w:style w:type="character" w:customStyle="1" w:styleId="HeaderChar">
    <w:name w:val="Header Char"/>
    <w:basedOn w:val="DefaultParagraphFont"/>
    <w:link w:val="Header"/>
    <w:rsid w:val="0077788E"/>
    <w:rPr>
      <w:sz w:val="24"/>
      <w:szCs w:val="24"/>
    </w:rPr>
  </w:style>
  <w:style w:type="paragraph" w:styleId="Footer">
    <w:name w:val="footer"/>
    <w:basedOn w:val="Normal"/>
    <w:link w:val="FooterChar"/>
    <w:uiPriority w:val="99"/>
    <w:unhideWhenUsed/>
    <w:rsid w:val="0077788E"/>
    <w:pPr>
      <w:tabs>
        <w:tab w:val="center" w:pos="4680"/>
        <w:tab w:val="right" w:pos="9360"/>
      </w:tabs>
    </w:pPr>
  </w:style>
  <w:style w:type="character" w:customStyle="1" w:styleId="FooterChar">
    <w:name w:val="Footer Char"/>
    <w:basedOn w:val="DefaultParagraphFont"/>
    <w:link w:val="Footer"/>
    <w:uiPriority w:val="99"/>
    <w:rsid w:val="0077788E"/>
    <w:rPr>
      <w:sz w:val="24"/>
      <w:szCs w:val="24"/>
    </w:rPr>
  </w:style>
  <w:style w:type="paragraph" w:styleId="BalloonText">
    <w:name w:val="Balloon Text"/>
    <w:basedOn w:val="Normal"/>
    <w:link w:val="BalloonTextChar"/>
    <w:uiPriority w:val="99"/>
    <w:unhideWhenUsed/>
    <w:rsid w:val="0077788E"/>
    <w:rPr>
      <w:rFonts w:ascii="Tahoma" w:hAnsi="Tahoma" w:cs="Tahoma"/>
      <w:sz w:val="16"/>
      <w:szCs w:val="16"/>
    </w:rPr>
  </w:style>
  <w:style w:type="character" w:customStyle="1" w:styleId="BalloonTextChar">
    <w:name w:val="Balloon Text Char"/>
    <w:basedOn w:val="DefaultParagraphFont"/>
    <w:link w:val="BalloonText"/>
    <w:uiPriority w:val="99"/>
    <w:rsid w:val="0077788E"/>
    <w:rPr>
      <w:rFonts w:ascii="Tahoma" w:hAnsi="Tahoma" w:cs="Tahoma"/>
      <w:sz w:val="16"/>
      <w:szCs w:val="16"/>
    </w:rPr>
  </w:style>
  <w:style w:type="character" w:customStyle="1" w:styleId="hp">
    <w:name w:val="hp"/>
    <w:basedOn w:val="DefaultParagraphFont"/>
    <w:rsid w:val="0004257D"/>
  </w:style>
  <w:style w:type="character" w:customStyle="1" w:styleId="Heading3Char">
    <w:name w:val="Heading 3 Char"/>
    <w:basedOn w:val="DefaultParagraphFont"/>
    <w:link w:val="Heading3"/>
    <w:rsid w:val="001C7787"/>
    <w:rPr>
      <w:rFonts w:ascii="Cambria" w:eastAsia="Times New Roman" w:hAnsi="Cambria" w:cs="Times New Roman"/>
      <w:b/>
      <w:bCs/>
      <w:sz w:val="26"/>
      <w:szCs w:val="26"/>
    </w:rPr>
  </w:style>
  <w:style w:type="character" w:customStyle="1" w:styleId="Heading5Char">
    <w:name w:val="Heading 5 Char"/>
    <w:basedOn w:val="DefaultParagraphFont"/>
    <w:link w:val="Heading5"/>
    <w:uiPriority w:val="9"/>
    <w:semiHidden/>
    <w:rsid w:val="001C7787"/>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1C7787"/>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semiHidden/>
    <w:rsid w:val="001C7787"/>
    <w:rPr>
      <w:rFonts w:ascii="Calibri" w:eastAsia="Times New Roman" w:hAnsi="Calibri" w:cs="Times New Roman"/>
      <w:sz w:val="24"/>
      <w:szCs w:val="24"/>
    </w:rPr>
  </w:style>
  <w:style w:type="paragraph" w:styleId="ListParagraph">
    <w:name w:val="List Paragraph"/>
    <w:basedOn w:val="Normal"/>
    <w:uiPriority w:val="34"/>
    <w:qFormat/>
    <w:rsid w:val="001C7787"/>
    <w:pPr>
      <w:bidi/>
      <w:ind w:left="720"/>
      <w:contextualSpacing/>
    </w:pPr>
    <w:rPr>
      <w:rFonts w:cs="Traditional Arabic"/>
      <w:sz w:val="20"/>
      <w:szCs w:val="20"/>
    </w:rPr>
  </w:style>
  <w:style w:type="character" w:styleId="Strong">
    <w:name w:val="Strong"/>
    <w:uiPriority w:val="22"/>
    <w:qFormat/>
    <w:rsid w:val="00377782"/>
    <w:rPr>
      <w:b/>
      <w:bCs/>
    </w:rPr>
  </w:style>
  <w:style w:type="paragraph" w:styleId="NormalIndent">
    <w:name w:val="Normal Indent"/>
    <w:basedOn w:val="Normal"/>
    <w:uiPriority w:val="99"/>
    <w:rsid w:val="00831CE2"/>
    <w:pPr>
      <w:spacing w:after="200" w:line="276" w:lineRule="auto"/>
      <w:ind w:left="720"/>
    </w:pPr>
    <w:rPr>
      <w:rFonts w:ascii="Calibri" w:eastAsia="Calibri" w:hAnsi="Calibri"/>
      <w:sz w:val="22"/>
      <w:szCs w:val="22"/>
      <w:lang w:val="en-ZW"/>
    </w:rPr>
  </w:style>
  <w:style w:type="paragraph" w:styleId="NoSpacing">
    <w:name w:val="No Spacing"/>
    <w:uiPriority w:val="1"/>
    <w:qFormat/>
    <w:rsid w:val="000B18E1"/>
    <w:rPr>
      <w:rFonts w:eastAsia="Calibri"/>
      <w:sz w:val="24"/>
      <w:szCs w:val="22"/>
      <w:lang w:val="en-IN"/>
    </w:rPr>
  </w:style>
  <w:style w:type="character" w:customStyle="1" w:styleId="A1">
    <w:name w:val="A1"/>
    <w:uiPriority w:val="99"/>
    <w:rsid w:val="000B18E1"/>
    <w:rPr>
      <w:color w:val="000000"/>
      <w:sz w:val="20"/>
    </w:rPr>
  </w:style>
  <w:style w:type="character" w:customStyle="1" w:styleId="A3">
    <w:name w:val="A3"/>
    <w:uiPriority w:val="99"/>
    <w:rsid w:val="000B18E1"/>
    <w:rPr>
      <w:color w:val="000000"/>
      <w:sz w:val="18"/>
    </w:rPr>
  </w:style>
  <w:style w:type="character" w:styleId="CommentReference">
    <w:name w:val="annotation reference"/>
    <w:uiPriority w:val="99"/>
    <w:semiHidden/>
    <w:unhideWhenUsed/>
    <w:rsid w:val="004A53E6"/>
    <w:rPr>
      <w:sz w:val="16"/>
      <w:szCs w:val="16"/>
    </w:rPr>
  </w:style>
  <w:style w:type="paragraph" w:styleId="CommentText">
    <w:name w:val="annotation text"/>
    <w:basedOn w:val="Normal"/>
    <w:link w:val="CommentTextChar"/>
    <w:uiPriority w:val="99"/>
    <w:unhideWhenUsed/>
    <w:rsid w:val="004A53E6"/>
    <w:pPr>
      <w:spacing w:after="200"/>
    </w:pPr>
    <w:rPr>
      <w:rFonts w:ascii="Calibri" w:eastAsia="Calibri" w:hAnsi="Calibri" w:cs="Arial"/>
      <w:sz w:val="20"/>
      <w:szCs w:val="20"/>
    </w:rPr>
  </w:style>
  <w:style w:type="character" w:customStyle="1" w:styleId="CommentTextChar">
    <w:name w:val="Comment Text Char"/>
    <w:basedOn w:val="DefaultParagraphFont"/>
    <w:link w:val="CommentText"/>
    <w:uiPriority w:val="99"/>
    <w:rsid w:val="004A53E6"/>
    <w:rPr>
      <w:rFonts w:ascii="Calibri" w:eastAsia="Calibri" w:hAnsi="Calibri" w:cs="Arial"/>
    </w:rPr>
  </w:style>
  <w:style w:type="paragraph" w:styleId="BodyText2">
    <w:name w:val="Body Text 2"/>
    <w:basedOn w:val="Normal"/>
    <w:link w:val="BodyText2Char"/>
    <w:uiPriority w:val="99"/>
    <w:semiHidden/>
    <w:unhideWhenUsed/>
    <w:rsid w:val="00140799"/>
    <w:pPr>
      <w:spacing w:after="120" w:line="480" w:lineRule="auto"/>
    </w:pPr>
  </w:style>
  <w:style w:type="character" w:customStyle="1" w:styleId="BodyText2Char">
    <w:name w:val="Body Text 2 Char"/>
    <w:basedOn w:val="DefaultParagraphFont"/>
    <w:link w:val="BodyText2"/>
    <w:uiPriority w:val="99"/>
    <w:semiHidden/>
    <w:rsid w:val="00140799"/>
    <w:rPr>
      <w:sz w:val="24"/>
      <w:szCs w:val="24"/>
    </w:rPr>
  </w:style>
  <w:style w:type="character" w:styleId="PageNumber">
    <w:name w:val="page number"/>
    <w:basedOn w:val="DefaultParagraphFont"/>
    <w:rsid w:val="00140799"/>
  </w:style>
  <w:style w:type="paragraph" w:styleId="NormalWeb">
    <w:name w:val="Normal (Web)"/>
    <w:basedOn w:val="Normal"/>
    <w:uiPriority w:val="99"/>
    <w:unhideWhenUsed/>
    <w:rsid w:val="00200639"/>
    <w:pPr>
      <w:spacing w:before="100" w:beforeAutospacing="1" w:after="100" w:afterAutospacing="1"/>
    </w:pPr>
    <w:rPr>
      <w:rFonts w:eastAsiaTheme="minorEastAsia"/>
      <w:color w:val="000077"/>
    </w:rPr>
  </w:style>
  <w:style w:type="character" w:customStyle="1" w:styleId="createdby">
    <w:name w:val="createdby"/>
    <w:basedOn w:val="DefaultParagraphFont"/>
    <w:rsid w:val="00200639"/>
    <w:rPr>
      <w:rFonts w:cs="Times New Roman"/>
    </w:rPr>
  </w:style>
  <w:style w:type="character" w:styleId="HTMLCite">
    <w:name w:val="HTML Cite"/>
    <w:basedOn w:val="DefaultParagraphFont"/>
    <w:uiPriority w:val="99"/>
    <w:semiHidden/>
    <w:unhideWhenUsed/>
    <w:rsid w:val="00200639"/>
    <w:rPr>
      <w:rFonts w:cs="Times New Roman"/>
      <w:i/>
      <w:iCs/>
    </w:rPr>
  </w:style>
  <w:style w:type="character" w:customStyle="1" w:styleId="newscontents">
    <w:name w:val="newscontents"/>
    <w:basedOn w:val="DefaultParagraphFont"/>
    <w:rsid w:val="00200639"/>
    <w:rPr>
      <w:rFonts w:cs="Times New Roman"/>
    </w:rPr>
  </w:style>
  <w:style w:type="paragraph" w:customStyle="1" w:styleId="copyarea">
    <w:name w:val="copy_area"/>
    <w:basedOn w:val="Normal"/>
    <w:rsid w:val="00200639"/>
    <w:pPr>
      <w:spacing w:before="100" w:beforeAutospacing="1" w:after="100" w:afterAutospacing="1"/>
    </w:pPr>
  </w:style>
  <w:style w:type="character" w:customStyle="1" w:styleId="citation">
    <w:name w:val="citation"/>
    <w:basedOn w:val="DefaultParagraphFont"/>
    <w:rsid w:val="00200639"/>
    <w:rPr>
      <w:rFonts w:cs="Times New Roman"/>
    </w:rPr>
  </w:style>
  <w:style w:type="character" w:customStyle="1" w:styleId="url">
    <w:name w:val="url"/>
    <w:basedOn w:val="DefaultParagraphFont"/>
    <w:rsid w:val="00200639"/>
    <w:rPr>
      <w:rFonts w:cs="Times New Roman"/>
    </w:rPr>
  </w:style>
  <w:style w:type="paragraph" w:styleId="CommentSubject">
    <w:name w:val="annotation subject"/>
    <w:basedOn w:val="CommentText"/>
    <w:next w:val="CommentText"/>
    <w:link w:val="CommentSubjectChar"/>
    <w:uiPriority w:val="99"/>
    <w:semiHidden/>
    <w:unhideWhenUsed/>
    <w:rsid w:val="00C66F52"/>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C66F52"/>
    <w:rPr>
      <w:rFonts w:ascii="Calibri" w:eastAsia="Calibri" w:hAnsi="Calibri" w:cs="Arial"/>
      <w:b/>
      <w:bCs/>
    </w:rPr>
  </w:style>
  <w:style w:type="character" w:customStyle="1" w:styleId="TitleChar">
    <w:name w:val="Title Char"/>
    <w:link w:val="Title"/>
    <w:uiPriority w:val="10"/>
    <w:rsid w:val="00F06A6E"/>
    <w:rPr>
      <w:b/>
      <w:bCs/>
      <w:sz w:val="24"/>
      <w:szCs w:val="24"/>
    </w:rPr>
  </w:style>
  <w:style w:type="character" w:styleId="BookTitle">
    <w:name w:val="Book Title"/>
    <w:uiPriority w:val="33"/>
    <w:qFormat/>
    <w:rsid w:val="009A0AD0"/>
    <w:rPr>
      <w:b/>
      <w:bCs/>
      <w:smallCaps/>
      <w:spacing w:val="5"/>
    </w:rPr>
  </w:style>
  <w:style w:type="paragraph" w:customStyle="1" w:styleId="Default">
    <w:name w:val="Default"/>
    <w:rsid w:val="00282AC3"/>
    <w:pPr>
      <w:autoSpaceDE w:val="0"/>
      <w:autoSpaceDN w:val="0"/>
      <w:adjustRightInd w:val="0"/>
    </w:pPr>
    <w:rPr>
      <w:rFonts w:eastAsia="Calibri"/>
      <w:color w:val="000000"/>
      <w:sz w:val="24"/>
      <w:szCs w:val="24"/>
    </w:rPr>
  </w:style>
  <w:style w:type="table" w:styleId="TableGrid">
    <w:name w:val="Table Grid"/>
    <w:basedOn w:val="TableNormal"/>
    <w:uiPriority w:val="99"/>
    <w:rsid w:val="00171C82"/>
    <w:rPr>
      <w:rFonts w:eastAsiaTheme="minorHAnsi"/>
      <w:lang w:val="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rsid w:val="00171C82"/>
    <w:rPr>
      <w:rFonts w:eastAsiaTheme="minorHAnsi"/>
      <w:sz w:val="20"/>
      <w:szCs w:val="20"/>
      <w:lang w:val="en-AU"/>
    </w:rPr>
  </w:style>
  <w:style w:type="character" w:customStyle="1" w:styleId="EndnoteTextChar">
    <w:name w:val="Endnote Text Char"/>
    <w:basedOn w:val="DefaultParagraphFont"/>
    <w:link w:val="EndnoteText"/>
    <w:uiPriority w:val="99"/>
    <w:rsid w:val="00171C82"/>
    <w:rPr>
      <w:rFonts w:eastAsiaTheme="minorHAnsi"/>
      <w:lang w:val="en-AU"/>
    </w:rPr>
  </w:style>
  <w:style w:type="character" w:styleId="EndnoteReference">
    <w:name w:val="endnote reference"/>
    <w:basedOn w:val="DefaultParagraphFont"/>
    <w:uiPriority w:val="99"/>
    <w:rsid w:val="00171C82"/>
    <w:rPr>
      <w:vertAlign w:val="superscript"/>
    </w:rPr>
  </w:style>
  <w:style w:type="paragraph" w:styleId="FootnoteText">
    <w:name w:val="footnote text"/>
    <w:basedOn w:val="Normal"/>
    <w:link w:val="FootnoteTextChar"/>
    <w:uiPriority w:val="99"/>
    <w:rsid w:val="00171C82"/>
    <w:rPr>
      <w:rFonts w:eastAsiaTheme="minorHAnsi"/>
      <w:sz w:val="20"/>
      <w:szCs w:val="20"/>
      <w:lang w:val="en-AU"/>
    </w:rPr>
  </w:style>
  <w:style w:type="character" w:customStyle="1" w:styleId="FootnoteTextChar">
    <w:name w:val="Footnote Text Char"/>
    <w:basedOn w:val="DefaultParagraphFont"/>
    <w:link w:val="FootnoteText"/>
    <w:uiPriority w:val="99"/>
    <w:rsid w:val="00171C82"/>
    <w:rPr>
      <w:rFonts w:eastAsiaTheme="minorHAnsi"/>
      <w:lang w:val="en-AU"/>
    </w:rPr>
  </w:style>
  <w:style w:type="character" w:styleId="FootnoteReference">
    <w:name w:val="footnote reference"/>
    <w:basedOn w:val="DefaultParagraphFont"/>
    <w:uiPriority w:val="99"/>
    <w:rsid w:val="00171C82"/>
    <w:rPr>
      <w:vertAlign w:val="superscript"/>
    </w:rPr>
  </w:style>
  <w:style w:type="character" w:styleId="LineNumber">
    <w:name w:val="line number"/>
    <w:basedOn w:val="DefaultParagraphFont"/>
    <w:uiPriority w:val="99"/>
    <w:rsid w:val="00171C82"/>
  </w:style>
  <w:style w:type="paragraph" w:customStyle="1" w:styleId="author">
    <w:name w:val="author"/>
    <w:basedOn w:val="Normal"/>
    <w:next w:val="Normal"/>
    <w:autoRedefine/>
    <w:rsid w:val="00171C82"/>
    <w:pPr>
      <w:autoSpaceDE w:val="0"/>
      <w:autoSpaceDN w:val="0"/>
      <w:jc w:val="center"/>
    </w:pPr>
    <w:rPr>
      <w:sz w:val="22"/>
      <w:szCs w:val="22"/>
      <w:lang w:val="en-AU"/>
    </w:rPr>
  </w:style>
  <w:style w:type="paragraph" w:customStyle="1" w:styleId="address">
    <w:name w:val="address"/>
    <w:basedOn w:val="Normal"/>
    <w:next w:val="Normal"/>
    <w:rsid w:val="00171C82"/>
    <w:pPr>
      <w:autoSpaceDE w:val="0"/>
      <w:autoSpaceDN w:val="0"/>
      <w:jc w:val="both"/>
    </w:pPr>
    <w:rPr>
      <w:sz w:val="18"/>
      <w:szCs w:val="22"/>
      <w:lang w:val="en-AU"/>
    </w:rPr>
  </w:style>
  <w:style w:type="character" w:customStyle="1" w:styleId="apple-converted-space">
    <w:name w:val="apple-converted-space"/>
    <w:basedOn w:val="DefaultParagraphFont"/>
    <w:rsid w:val="00BD669C"/>
  </w:style>
  <w:style w:type="paragraph" w:styleId="BodyText3">
    <w:name w:val="Body Text 3"/>
    <w:basedOn w:val="Normal"/>
    <w:link w:val="BodyText3Char"/>
    <w:uiPriority w:val="99"/>
    <w:semiHidden/>
    <w:unhideWhenUsed/>
    <w:rsid w:val="001B54C3"/>
    <w:pPr>
      <w:spacing w:after="120"/>
    </w:pPr>
    <w:rPr>
      <w:sz w:val="16"/>
      <w:szCs w:val="16"/>
    </w:rPr>
  </w:style>
  <w:style w:type="character" w:customStyle="1" w:styleId="BodyText3Char">
    <w:name w:val="Body Text 3 Char"/>
    <w:basedOn w:val="DefaultParagraphFont"/>
    <w:link w:val="BodyText3"/>
    <w:uiPriority w:val="99"/>
    <w:semiHidden/>
    <w:rsid w:val="001B54C3"/>
    <w:rPr>
      <w:sz w:val="16"/>
      <w:szCs w:val="16"/>
    </w:rPr>
  </w:style>
  <w:style w:type="character" w:customStyle="1" w:styleId="apple-style-span">
    <w:name w:val="apple-style-span"/>
    <w:basedOn w:val="DefaultParagraphFont"/>
    <w:rsid w:val="001B54C3"/>
  </w:style>
  <w:style w:type="character" w:styleId="Emphasis">
    <w:name w:val="Emphasis"/>
    <w:basedOn w:val="DefaultParagraphFont"/>
    <w:uiPriority w:val="20"/>
    <w:qFormat/>
    <w:rsid w:val="001B54C3"/>
    <w:rPr>
      <w:i/>
      <w:iCs/>
    </w:rPr>
  </w:style>
  <w:style w:type="character" w:customStyle="1" w:styleId="contrib">
    <w:name w:val="contrib"/>
    <w:basedOn w:val="DefaultParagraphFont"/>
    <w:rsid w:val="001B54C3"/>
  </w:style>
  <w:style w:type="paragraph" w:styleId="PlainText">
    <w:name w:val="Plain Text"/>
    <w:aliases w:val=" Char Char Char Char, Char Char Char Char Char, Char Char Char Char Char Char Char  Char Char,Char Char,Char Char Char Char Char,Char Char Char Char Char Char Char  Char Char Char Char Char Char, Char Char Char Cha Char Char Char"/>
    <w:basedOn w:val="Normal"/>
    <w:link w:val="PlainTextChar"/>
    <w:rsid w:val="001B54C3"/>
    <w:rPr>
      <w:rFonts w:ascii="Courier New" w:eastAsiaTheme="minorEastAsia" w:hAnsi="Courier New"/>
      <w:sz w:val="20"/>
      <w:szCs w:val="20"/>
    </w:rPr>
  </w:style>
  <w:style w:type="character" w:customStyle="1" w:styleId="PlainTextChar">
    <w:name w:val="Plain Text Char"/>
    <w:aliases w:val=" Char Char Char Char Char1, Char Char Char Char Char Char, Char Char Char Char Char Char Char  Char Char Char,Char Char Char,Char Char Char Char Char Char,Char Char Char Char Char Char Char  Char Char Char Char Char Char Char"/>
    <w:basedOn w:val="DefaultParagraphFont"/>
    <w:link w:val="PlainText"/>
    <w:rsid w:val="001B54C3"/>
    <w:rPr>
      <w:rFonts w:ascii="Courier New" w:eastAsiaTheme="minorEastAsia" w:hAnsi="Courier New"/>
    </w:rPr>
  </w:style>
  <w:style w:type="character" w:customStyle="1" w:styleId="Heading1Char">
    <w:name w:val="Heading 1 Char"/>
    <w:basedOn w:val="DefaultParagraphFont"/>
    <w:link w:val="Heading1"/>
    <w:rsid w:val="001B54C3"/>
    <w:rPr>
      <w:b/>
      <w:bCs/>
      <w:sz w:val="24"/>
      <w:szCs w:val="24"/>
    </w:rPr>
  </w:style>
  <w:style w:type="paragraph" w:styleId="Caption">
    <w:name w:val="caption"/>
    <w:basedOn w:val="Normal"/>
    <w:next w:val="Normal"/>
    <w:uiPriority w:val="35"/>
    <w:qFormat/>
    <w:rsid w:val="00201596"/>
    <w:rPr>
      <w:b/>
      <w:bCs/>
      <w:sz w:val="20"/>
      <w:szCs w:val="20"/>
    </w:rPr>
  </w:style>
  <w:style w:type="paragraph" w:customStyle="1" w:styleId="p0">
    <w:name w:val="p0"/>
    <w:basedOn w:val="Normal"/>
    <w:rsid w:val="00201596"/>
    <w:rPr>
      <w:rFonts w:eastAsia="SimSun"/>
      <w:lang w:eastAsia="zh-CN"/>
    </w:rPr>
  </w:style>
  <w:style w:type="character" w:customStyle="1" w:styleId="A6">
    <w:name w:val="A6"/>
    <w:uiPriority w:val="99"/>
    <w:rsid w:val="00293827"/>
    <w:rPr>
      <w:rFonts w:cs="Cambria"/>
      <w:color w:val="000000"/>
      <w:sz w:val="16"/>
      <w:szCs w:val="16"/>
    </w:rPr>
  </w:style>
  <w:style w:type="character" w:customStyle="1" w:styleId="A7">
    <w:name w:val="A7"/>
    <w:uiPriority w:val="99"/>
    <w:rsid w:val="00293827"/>
    <w:rPr>
      <w:rFonts w:cs="Cambria"/>
      <w:color w:val="000000"/>
      <w:sz w:val="16"/>
      <w:szCs w:val="16"/>
    </w:rPr>
  </w:style>
  <w:style w:type="numbering" w:customStyle="1" w:styleId="NoList1">
    <w:name w:val="No List1"/>
    <w:next w:val="NoList"/>
    <w:uiPriority w:val="99"/>
    <w:semiHidden/>
    <w:unhideWhenUsed/>
    <w:rsid w:val="002A7A6B"/>
  </w:style>
  <w:style w:type="paragraph" w:customStyle="1" w:styleId="EndNoteBibliographyTitle">
    <w:name w:val="EndNote Bibliography Title"/>
    <w:basedOn w:val="Normal"/>
    <w:link w:val="EndNoteBibliographyTitle0"/>
    <w:rsid w:val="002A7A6B"/>
    <w:pPr>
      <w:spacing w:line="276" w:lineRule="auto"/>
      <w:jc w:val="center"/>
    </w:pPr>
    <w:rPr>
      <w:rFonts w:ascii="Calibri" w:eastAsiaTheme="minorEastAsia" w:hAnsi="Calibri"/>
      <w:b/>
      <w:bCs/>
      <w:noProof/>
      <w:sz w:val="22"/>
      <w:lang w:bidi="th-TH"/>
    </w:rPr>
  </w:style>
  <w:style w:type="character" w:customStyle="1" w:styleId="EndNoteBibliographyTitle0">
    <w:name w:val="EndNote Bibliography Title อักขระ"/>
    <w:basedOn w:val="DefaultParagraphFont"/>
    <w:link w:val="EndNoteBibliographyTitle"/>
    <w:rsid w:val="002A7A6B"/>
    <w:rPr>
      <w:rFonts w:ascii="Calibri" w:eastAsiaTheme="minorEastAsia" w:hAnsi="Calibri"/>
      <w:b/>
      <w:bCs/>
      <w:noProof/>
      <w:sz w:val="22"/>
      <w:szCs w:val="24"/>
      <w:lang w:bidi="th-TH"/>
    </w:rPr>
  </w:style>
  <w:style w:type="paragraph" w:customStyle="1" w:styleId="EndNoteBibliography">
    <w:name w:val="EndNote Bibliography"/>
    <w:basedOn w:val="Normal"/>
    <w:link w:val="EndNoteBibliography0"/>
    <w:rsid w:val="002A7A6B"/>
    <w:pPr>
      <w:spacing w:after="200"/>
    </w:pPr>
    <w:rPr>
      <w:rFonts w:ascii="Calibri" w:eastAsiaTheme="minorEastAsia" w:hAnsi="Calibri"/>
      <w:b/>
      <w:bCs/>
      <w:noProof/>
      <w:sz w:val="22"/>
      <w:lang w:bidi="th-TH"/>
    </w:rPr>
  </w:style>
  <w:style w:type="character" w:customStyle="1" w:styleId="EndNoteBibliography0">
    <w:name w:val="EndNote Bibliography อักขระ"/>
    <w:basedOn w:val="DefaultParagraphFont"/>
    <w:link w:val="EndNoteBibliography"/>
    <w:rsid w:val="002A7A6B"/>
    <w:rPr>
      <w:rFonts w:ascii="Calibri" w:eastAsiaTheme="minorEastAsia" w:hAnsi="Calibri"/>
      <w:b/>
      <w:bCs/>
      <w:noProof/>
      <w:sz w:val="22"/>
      <w:szCs w:val="24"/>
      <w:lang w:bidi="th-TH"/>
    </w:rPr>
  </w:style>
  <w:style w:type="paragraph" w:customStyle="1" w:styleId="1">
    <w:name w:val="ลักษณะ1"/>
    <w:basedOn w:val="Normal"/>
    <w:link w:val="10"/>
    <w:qFormat/>
    <w:rsid w:val="002A7A6B"/>
    <w:pPr>
      <w:spacing w:after="200" w:line="276" w:lineRule="auto"/>
    </w:pPr>
    <w:rPr>
      <w:rFonts w:eastAsiaTheme="minorEastAsia"/>
      <w:b/>
      <w:bCs/>
      <w:lang w:bidi="th-TH"/>
    </w:rPr>
  </w:style>
  <w:style w:type="character" w:customStyle="1" w:styleId="10">
    <w:name w:val="ลักษณะ1 อักขระ"/>
    <w:basedOn w:val="DefaultParagraphFont"/>
    <w:link w:val="1"/>
    <w:rsid w:val="002A7A6B"/>
    <w:rPr>
      <w:rFonts w:eastAsiaTheme="minorEastAsia"/>
      <w:b/>
      <w:bCs/>
      <w:sz w:val="24"/>
      <w:szCs w:val="24"/>
      <w:lang w:bidi="th-TH"/>
    </w:rPr>
  </w:style>
  <w:style w:type="paragraph" w:styleId="Revision">
    <w:name w:val="Revision"/>
    <w:hidden/>
    <w:uiPriority w:val="99"/>
    <w:semiHidden/>
    <w:rsid w:val="002A7A6B"/>
    <w:rPr>
      <w:rFonts w:eastAsiaTheme="minorEastAsia" w:cs="Angsana New"/>
      <w:b/>
      <w:bCs/>
      <w:sz w:val="24"/>
      <w:szCs w:val="30"/>
      <w:lang w:bidi="th-TH"/>
    </w:rPr>
  </w:style>
  <w:style w:type="character" w:customStyle="1" w:styleId="st">
    <w:name w:val="st"/>
    <w:basedOn w:val="DefaultParagraphFont"/>
    <w:rsid w:val="002A7A6B"/>
  </w:style>
  <w:style w:type="table" w:customStyle="1" w:styleId="TableGrid1">
    <w:name w:val="Table Grid1"/>
    <w:basedOn w:val="TableNormal"/>
    <w:next w:val="TableGrid"/>
    <w:uiPriority w:val="59"/>
    <w:rsid w:val="004F5E7A"/>
    <w:rPr>
      <w:rFonts w:ascii="Calibri" w:hAnsi="Calibr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rsid w:val="00D03F84"/>
    <w:rPr>
      <w:b/>
      <w:bCs/>
      <w:szCs w:val="28"/>
      <w:lang w:val="en-GB" w:eastAsia="de-DE"/>
    </w:rPr>
  </w:style>
  <w:style w:type="numbering" w:customStyle="1" w:styleId="NoList2">
    <w:name w:val="No List2"/>
    <w:next w:val="NoList"/>
    <w:uiPriority w:val="99"/>
    <w:semiHidden/>
    <w:unhideWhenUsed/>
    <w:rsid w:val="00D03F84"/>
  </w:style>
  <w:style w:type="character" w:customStyle="1" w:styleId="Heading2Char">
    <w:name w:val="Heading 2 Char"/>
    <w:basedOn w:val="DefaultParagraphFont"/>
    <w:link w:val="Heading2"/>
    <w:rsid w:val="00D03F84"/>
    <w:rPr>
      <w:b/>
      <w:bCs/>
      <w:sz w:val="24"/>
      <w:szCs w:val="24"/>
    </w:rPr>
  </w:style>
  <w:style w:type="paragraph" w:customStyle="1" w:styleId="Betreff">
    <w:name w:val="Betreff"/>
    <w:basedOn w:val="Normal"/>
    <w:next w:val="Normal"/>
    <w:rsid w:val="00D03F84"/>
    <w:pPr>
      <w:spacing w:line="360" w:lineRule="auto"/>
      <w:jc w:val="both"/>
    </w:pPr>
    <w:rPr>
      <w:b/>
      <w:sz w:val="20"/>
      <w:lang w:val="en-GB" w:eastAsia="de-DE"/>
    </w:rPr>
  </w:style>
  <w:style w:type="paragraph" w:customStyle="1" w:styleId="Bullets">
    <w:name w:val="Bullets"/>
    <w:basedOn w:val="Normal"/>
    <w:link w:val="BulletsChar"/>
    <w:rsid w:val="00D03F84"/>
    <w:pPr>
      <w:numPr>
        <w:numId w:val="20"/>
      </w:numPr>
      <w:spacing w:line="360" w:lineRule="auto"/>
      <w:jc w:val="both"/>
    </w:pPr>
    <w:rPr>
      <w:sz w:val="20"/>
      <w:lang w:val="en-GB" w:eastAsia="de-DE"/>
    </w:rPr>
  </w:style>
  <w:style w:type="character" w:customStyle="1" w:styleId="BulletsChar">
    <w:name w:val="Bullets Char"/>
    <w:link w:val="Bullets"/>
    <w:rsid w:val="00D03F84"/>
    <w:rPr>
      <w:szCs w:val="24"/>
      <w:lang w:val="en-GB" w:eastAsia="de-DE"/>
    </w:rPr>
  </w:style>
  <w:style w:type="table" w:customStyle="1" w:styleId="Copernicus">
    <w:name w:val="Copernicus"/>
    <w:basedOn w:val="TableNormal"/>
    <w:rsid w:val="00D03F84"/>
    <w:rPr>
      <w:rFonts w:ascii="Verdana" w:hAnsi="Verdana"/>
      <w:sz w:val="19"/>
      <w:lang w:val="en-GB" w:eastAsia="en-GB"/>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Palatino Linotype" w:hAnsi="Palatino Linotype"/>
        <w:b/>
        <w:i w:val="0"/>
        <w:sz w:val="19"/>
      </w:rPr>
      <w:tblPr/>
      <w:tcPr>
        <w:shd w:val="clear" w:color="auto" w:fill="BFBFBF"/>
      </w:tcPr>
    </w:tblStylePr>
    <w:tblStylePr w:type="lastRow">
      <w:pPr>
        <w:jc w:val="left"/>
      </w:pPr>
      <w:rPr>
        <w:rFonts w:ascii="Palatino Linotype" w:hAnsi="Palatino Linotype"/>
        <w:sz w:val="19"/>
      </w:rPr>
    </w:tblStylePr>
    <w:tblStylePr w:type="firstCol">
      <w:rPr>
        <w:rFonts w:ascii="Palatino Linotype" w:hAnsi="Palatino Linotype"/>
        <w:sz w:val="19"/>
      </w:rPr>
    </w:tblStylePr>
    <w:tblStylePr w:type="lastCol">
      <w:rPr>
        <w:rFonts w:ascii="Palatino Linotype" w:hAnsi="Palatino Linotype"/>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customStyle="1" w:styleId="Kontakt">
    <w:name w:val="Kontakt"/>
    <w:basedOn w:val="Normal"/>
    <w:rsid w:val="00D03F84"/>
    <w:pPr>
      <w:spacing w:line="160" w:lineRule="exact"/>
      <w:jc w:val="both"/>
    </w:pPr>
    <w:rPr>
      <w:color w:val="808080"/>
      <w:sz w:val="13"/>
      <w:lang w:val="en-GB" w:eastAsia="de-DE"/>
    </w:rPr>
  </w:style>
  <w:style w:type="paragraph" w:customStyle="1" w:styleId="Name">
    <w:name w:val="Name"/>
    <w:basedOn w:val="Normal"/>
    <w:rsid w:val="00D03F84"/>
    <w:pPr>
      <w:spacing w:before="160" w:after="80" w:line="360" w:lineRule="auto"/>
      <w:jc w:val="both"/>
    </w:pPr>
    <w:rPr>
      <w:rFonts w:ascii="Book Antiqua" w:hAnsi="Book Antiqua"/>
      <w:color w:val="808080"/>
      <w:sz w:val="22"/>
      <w:lang w:val="en-GB" w:eastAsia="de-DE"/>
    </w:rPr>
  </w:style>
  <w:style w:type="paragraph" w:customStyle="1" w:styleId="CopernicusWordtemplate">
    <w:name w:val="Copernicus_Word_template"/>
    <w:basedOn w:val="Normal"/>
    <w:link w:val="CopernicusWordtemplateChar"/>
    <w:rsid w:val="00D03F84"/>
    <w:pPr>
      <w:spacing w:line="360" w:lineRule="auto"/>
      <w:jc w:val="both"/>
    </w:pPr>
    <w:rPr>
      <w:sz w:val="20"/>
      <w:lang w:val="en-GB" w:eastAsia="de-DE"/>
    </w:rPr>
  </w:style>
  <w:style w:type="character" w:customStyle="1" w:styleId="CopernicusWordtemplateChar">
    <w:name w:val="Copernicus_Word_template Char"/>
    <w:basedOn w:val="DefaultParagraphFont"/>
    <w:link w:val="CopernicusWordtemplate"/>
    <w:rsid w:val="00D03F84"/>
    <w:rPr>
      <w:szCs w:val="24"/>
      <w:lang w:val="en-GB" w:eastAsia="de-DE"/>
    </w:rPr>
  </w:style>
  <w:style w:type="paragraph" w:customStyle="1" w:styleId="MStitle">
    <w:name w:val="MS title"/>
    <w:basedOn w:val="Normal"/>
    <w:link w:val="MStitleChar"/>
    <w:qFormat/>
    <w:rsid w:val="00D03F84"/>
    <w:pPr>
      <w:spacing w:before="360" w:line="440" w:lineRule="exact"/>
      <w:contextualSpacing/>
      <w:jc w:val="both"/>
    </w:pPr>
    <w:rPr>
      <w:b/>
      <w:sz w:val="34"/>
      <w:lang w:val="en-GB" w:eastAsia="de-DE"/>
    </w:rPr>
  </w:style>
  <w:style w:type="character" w:customStyle="1" w:styleId="MStitleChar">
    <w:name w:val="MS title Char"/>
    <w:basedOn w:val="DefaultParagraphFont"/>
    <w:link w:val="MStitle"/>
    <w:rsid w:val="00D03F84"/>
    <w:rPr>
      <w:b/>
      <w:sz w:val="34"/>
      <w:szCs w:val="24"/>
      <w:lang w:val="en-GB" w:eastAsia="de-DE"/>
    </w:rPr>
  </w:style>
  <w:style w:type="paragraph" w:customStyle="1" w:styleId="Affiliation">
    <w:name w:val="Affiliation"/>
    <w:basedOn w:val="Normal"/>
    <w:link w:val="AffiliationChar"/>
    <w:qFormat/>
    <w:rsid w:val="00D03F84"/>
    <w:pPr>
      <w:spacing w:before="120"/>
      <w:contextualSpacing/>
      <w:jc w:val="both"/>
    </w:pPr>
    <w:rPr>
      <w:sz w:val="20"/>
      <w:lang w:val="en-GB" w:eastAsia="de-DE"/>
    </w:rPr>
  </w:style>
  <w:style w:type="character" w:styleId="PlaceholderText">
    <w:name w:val="Placeholder Text"/>
    <w:basedOn w:val="DefaultParagraphFont"/>
    <w:uiPriority w:val="99"/>
    <w:semiHidden/>
    <w:rsid w:val="00D03F84"/>
    <w:rPr>
      <w:color w:val="808080"/>
    </w:rPr>
  </w:style>
  <w:style w:type="character" w:customStyle="1" w:styleId="AffiliationChar">
    <w:name w:val="Affiliation Char"/>
    <w:basedOn w:val="DefaultParagraphFont"/>
    <w:link w:val="Affiliation"/>
    <w:rsid w:val="00D03F84"/>
    <w:rPr>
      <w:szCs w:val="24"/>
      <w:lang w:val="en-GB" w:eastAsia="de-DE"/>
    </w:rPr>
  </w:style>
  <w:style w:type="paragraph" w:customStyle="1" w:styleId="Equation">
    <w:name w:val="Equation"/>
    <w:basedOn w:val="Normal"/>
    <w:link w:val="EquationChar"/>
    <w:rsid w:val="00D03F84"/>
    <w:pPr>
      <w:spacing w:before="120" w:after="120" w:line="360" w:lineRule="auto"/>
      <w:jc w:val="both"/>
    </w:pPr>
    <w:rPr>
      <w:rFonts w:ascii="Cambria Math" w:hAnsi="Cambria Math"/>
      <w:sz w:val="20"/>
      <w:lang w:val="en-GB" w:eastAsia="de-DE"/>
    </w:rPr>
  </w:style>
  <w:style w:type="character" w:customStyle="1" w:styleId="EquationChar">
    <w:name w:val="Equation Char"/>
    <w:basedOn w:val="DefaultParagraphFont"/>
    <w:link w:val="Equation"/>
    <w:rsid w:val="00D03F84"/>
    <w:rPr>
      <w:rFonts w:ascii="Cambria Math" w:hAnsi="Cambria Math"/>
      <w:szCs w:val="24"/>
      <w:lang w:val="en-GB" w:eastAsia="de-DE"/>
    </w:rPr>
  </w:style>
  <w:style w:type="paragraph" w:customStyle="1" w:styleId="Correspondence">
    <w:name w:val="Correspondence"/>
    <w:basedOn w:val="Normal"/>
    <w:link w:val="CorrespondenceChar"/>
    <w:qFormat/>
    <w:rsid w:val="00D03F84"/>
    <w:pPr>
      <w:spacing w:before="120" w:after="360"/>
      <w:jc w:val="both"/>
    </w:pPr>
    <w:rPr>
      <w:sz w:val="20"/>
      <w:lang w:val="en-GB" w:eastAsia="de-DE"/>
    </w:rPr>
  </w:style>
  <w:style w:type="character" w:customStyle="1" w:styleId="CorrespondenceChar">
    <w:name w:val="Correspondence Char"/>
    <w:basedOn w:val="DefaultParagraphFont"/>
    <w:link w:val="Correspondence"/>
    <w:rsid w:val="00D03F84"/>
    <w:rPr>
      <w:szCs w:val="24"/>
      <w:lang w:val="en-GB" w:eastAsia="de-DE"/>
    </w:rPr>
  </w:style>
  <w:style w:type="paragraph" w:customStyle="1" w:styleId="Authors">
    <w:name w:val="Authors"/>
    <w:basedOn w:val="Normal"/>
    <w:link w:val="AuthorsChar"/>
    <w:qFormat/>
    <w:rsid w:val="00D03F84"/>
    <w:pPr>
      <w:spacing w:before="180"/>
      <w:contextualSpacing/>
      <w:jc w:val="both"/>
    </w:pPr>
    <w:rPr>
      <w:lang w:val="en-GB" w:eastAsia="de-DE"/>
    </w:rPr>
  </w:style>
  <w:style w:type="character" w:customStyle="1" w:styleId="AuthorsChar">
    <w:name w:val="Authors Char"/>
    <w:basedOn w:val="DefaultParagraphFont"/>
    <w:link w:val="Authors"/>
    <w:rsid w:val="00D03F84"/>
    <w:rPr>
      <w:sz w:val="24"/>
      <w:szCs w:val="24"/>
      <w:lang w:val="en-GB" w:eastAsia="de-DE"/>
    </w:rPr>
  </w:style>
  <w:style w:type="paragraph" w:customStyle="1" w:styleId="MDPI13authornames">
    <w:name w:val="MDPI_1.3_authornames"/>
    <w:basedOn w:val="Normal"/>
    <w:next w:val="Normal"/>
    <w:qFormat/>
    <w:rsid w:val="00D03F84"/>
    <w:pPr>
      <w:adjustRightInd w:val="0"/>
      <w:snapToGrid w:val="0"/>
      <w:spacing w:after="120" w:line="260" w:lineRule="atLeast"/>
    </w:pPr>
    <w:rPr>
      <w:rFonts w:ascii="Palatino Linotype" w:hAnsi="Palatino Linotype"/>
      <w:b/>
      <w:color w:val="000000"/>
      <w:sz w:val="20"/>
      <w:szCs w:val="22"/>
      <w:lang w:eastAsia="de-DE" w:bidi="en-US"/>
    </w:rPr>
  </w:style>
  <w:style w:type="character" w:customStyle="1" w:styleId="UnresolvedMention">
    <w:name w:val="Unresolved Mention"/>
    <w:basedOn w:val="DefaultParagraphFont"/>
    <w:uiPriority w:val="99"/>
    <w:semiHidden/>
    <w:unhideWhenUsed/>
    <w:rsid w:val="00D03F84"/>
    <w:rPr>
      <w:color w:val="808080"/>
      <w:shd w:val="clear" w:color="auto" w:fill="E6E6E6"/>
    </w:rPr>
  </w:style>
  <w:style w:type="paragraph" w:customStyle="1" w:styleId="MDPI31text">
    <w:name w:val="MDPI_3.1_text"/>
    <w:qFormat/>
    <w:rsid w:val="00D03F84"/>
    <w:pPr>
      <w:adjustRightInd w:val="0"/>
      <w:snapToGrid w:val="0"/>
      <w:spacing w:line="260" w:lineRule="atLeast"/>
      <w:ind w:firstLine="425"/>
      <w:jc w:val="both"/>
    </w:pPr>
    <w:rPr>
      <w:rFonts w:ascii="Palatino Linotype" w:hAnsi="Palatino Linotype"/>
      <w:snapToGrid w:val="0"/>
      <w:color w:val="000000"/>
      <w:szCs w:val="22"/>
      <w:lang w:eastAsia="de-DE" w:bidi="en-US"/>
    </w:rPr>
  </w:style>
  <w:style w:type="paragraph" w:customStyle="1" w:styleId="MDPI32textnoindent">
    <w:name w:val="MDPI_3.2_text_no_indent"/>
    <w:basedOn w:val="MDPI31text"/>
    <w:qFormat/>
    <w:rsid w:val="00D03F84"/>
    <w:pPr>
      <w:ind w:firstLine="0"/>
    </w:pPr>
  </w:style>
  <w:style w:type="paragraph" w:customStyle="1" w:styleId="MDPI63AuthorContributions">
    <w:name w:val="MDPI_6.3_AuthorContributions"/>
    <w:basedOn w:val="Normal"/>
    <w:qFormat/>
    <w:rsid w:val="00D03F84"/>
    <w:pPr>
      <w:adjustRightInd w:val="0"/>
      <w:snapToGrid w:val="0"/>
      <w:spacing w:before="120" w:line="200" w:lineRule="atLeast"/>
      <w:jc w:val="both"/>
    </w:pPr>
    <w:rPr>
      <w:rFonts w:ascii="Palatino Linotype" w:eastAsia="SimSun" w:hAnsi="Palatino Linotype"/>
      <w:snapToGrid w:val="0"/>
      <w:sz w:val="18"/>
      <w:szCs w:val="20"/>
      <w:lang w:bidi="en-US"/>
    </w:rPr>
  </w:style>
  <w:style w:type="paragraph" w:customStyle="1" w:styleId="MDPI21heading1">
    <w:name w:val="MDPI_2.1_heading1"/>
    <w:basedOn w:val="Normal"/>
    <w:qFormat/>
    <w:rsid w:val="00D03F84"/>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customStyle="1" w:styleId="FollowedHyperlink1">
    <w:name w:val="FollowedHyperlink1"/>
    <w:basedOn w:val="DefaultParagraphFont"/>
    <w:uiPriority w:val="99"/>
    <w:semiHidden/>
    <w:unhideWhenUsed/>
    <w:rsid w:val="00D03F84"/>
    <w:rPr>
      <w:color w:val="800080"/>
      <w:u w:val="single"/>
    </w:rPr>
  </w:style>
  <w:style w:type="table" w:customStyle="1" w:styleId="TableGrid0">
    <w:name w:val="TableGrid"/>
    <w:rsid w:val="00D03F84"/>
    <w:rPr>
      <w:rFonts w:eastAsia="SimSun"/>
      <w:sz w:val="22"/>
      <w:szCs w:val="22"/>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D03F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806583">
      <w:bodyDiv w:val="1"/>
      <w:marLeft w:val="0"/>
      <w:marRight w:val="0"/>
      <w:marTop w:val="0"/>
      <w:marBottom w:val="0"/>
      <w:divBdr>
        <w:top w:val="none" w:sz="0" w:space="0" w:color="auto"/>
        <w:left w:val="none" w:sz="0" w:space="0" w:color="auto"/>
        <w:bottom w:val="none" w:sz="0" w:space="0" w:color="auto"/>
        <w:right w:val="none" w:sz="0" w:space="0" w:color="auto"/>
      </w:divBdr>
    </w:div>
    <w:div w:id="502362302">
      <w:bodyDiv w:val="1"/>
      <w:marLeft w:val="0"/>
      <w:marRight w:val="0"/>
      <w:marTop w:val="0"/>
      <w:marBottom w:val="0"/>
      <w:divBdr>
        <w:top w:val="none" w:sz="0" w:space="0" w:color="auto"/>
        <w:left w:val="none" w:sz="0" w:space="0" w:color="auto"/>
        <w:bottom w:val="none" w:sz="0" w:space="0" w:color="auto"/>
        <w:right w:val="none" w:sz="0" w:space="0" w:color="auto"/>
      </w:divBdr>
    </w:div>
    <w:div w:id="707294087">
      <w:bodyDiv w:val="1"/>
      <w:marLeft w:val="0"/>
      <w:marRight w:val="0"/>
      <w:marTop w:val="0"/>
      <w:marBottom w:val="0"/>
      <w:divBdr>
        <w:top w:val="none" w:sz="0" w:space="0" w:color="auto"/>
        <w:left w:val="none" w:sz="0" w:space="0" w:color="auto"/>
        <w:bottom w:val="none" w:sz="0" w:space="0" w:color="auto"/>
        <w:right w:val="none" w:sz="0" w:space="0" w:color="auto"/>
      </w:divBdr>
    </w:div>
    <w:div w:id="827788325">
      <w:bodyDiv w:val="1"/>
      <w:marLeft w:val="0"/>
      <w:marRight w:val="0"/>
      <w:marTop w:val="0"/>
      <w:marBottom w:val="0"/>
      <w:divBdr>
        <w:top w:val="none" w:sz="0" w:space="0" w:color="auto"/>
        <w:left w:val="none" w:sz="0" w:space="0" w:color="auto"/>
        <w:bottom w:val="none" w:sz="0" w:space="0" w:color="auto"/>
        <w:right w:val="none" w:sz="0" w:space="0" w:color="auto"/>
      </w:divBdr>
    </w:div>
    <w:div w:id="1711568349">
      <w:bodyDiv w:val="1"/>
      <w:marLeft w:val="0"/>
      <w:marRight w:val="0"/>
      <w:marTop w:val="0"/>
      <w:marBottom w:val="0"/>
      <w:divBdr>
        <w:top w:val="none" w:sz="0" w:space="0" w:color="auto"/>
        <w:left w:val="none" w:sz="0" w:space="0" w:color="auto"/>
        <w:bottom w:val="none" w:sz="0" w:space="0" w:color="auto"/>
        <w:right w:val="none" w:sz="0" w:space="0" w:color="auto"/>
      </w:divBdr>
    </w:div>
    <w:div w:id="20531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www.mdpi.com/2073-445X/6/2/42/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dx.doi.org/10.3126/ije.v8i1.22546" TargetMode="External"/><Relationship Id="rId19" Type="http://schemas.openxmlformats.org/officeDocument/2006/relationships/hyperlink" Target="https://esa.un.org/Unpd/Wup/Publications/Files/WUP2014-Report.pdf" TargetMode="External"/><Relationship Id="rId4" Type="http://schemas.openxmlformats.org/officeDocument/2006/relationships/settings" Target="settings.xml"/><Relationship Id="rId9" Type="http://schemas.openxmlformats.org/officeDocument/2006/relationships/hyperlink" Target="mailto:bijesh.mishra@okstate.edu" TargetMode="External"/><Relationship Id="rId14" Type="http://schemas.openxmlformats.org/officeDocument/2006/relationships/image" Target="media/image6.png"/><Relationship Id="rId22"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D984A-BCF4-4128-BCA9-574A84BA2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4311</Words>
  <Characters>24579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PERFORMANCE OF SWEET PEPPER UNDER PROTECTIVE STRUCTURE</vt:lpstr>
    </vt:vector>
  </TitlesOfParts>
  <Company/>
  <LinksUpToDate>false</LinksUpToDate>
  <CharactersWithSpaces>28833</CharactersWithSpaces>
  <SharedDoc>false</SharedDoc>
  <HLinks>
    <vt:vector size="6" baseType="variant">
      <vt:variant>
        <vt:i4>1310773</vt:i4>
      </vt:variant>
      <vt:variant>
        <vt:i4>0</vt:i4>
      </vt:variant>
      <vt:variant>
        <vt:i4>0</vt:i4>
      </vt:variant>
      <vt:variant>
        <vt:i4>5</vt:i4>
      </vt:variant>
      <vt:variant>
        <vt:lpwstr>mailto:shahidulhrt@gmail.com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SWEET PEPPER UNDER PROTECTIVE STRUCTURE</dc:title>
  <dc:creator>My PC</dc:creator>
  <cp:lastModifiedBy>Mishra, Bijesh</cp:lastModifiedBy>
  <cp:revision>4</cp:revision>
  <cp:lastPrinted>2019-01-30T08:03:00Z</cp:lastPrinted>
  <dcterms:created xsi:type="dcterms:W3CDTF">2019-02-03T21:44:00Z</dcterms:created>
  <dcterms:modified xsi:type="dcterms:W3CDTF">2019-02-03T22:11:00Z</dcterms:modified>
</cp:coreProperties>
</file>